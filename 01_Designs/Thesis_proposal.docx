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3818976"/>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[Firstname Lastname]</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[Firstname Lastname]</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[Firstname Lastname]</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[Firstname Lastname]</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[Firstname Lastname]</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3818977"/>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2" w:name="_Toc483818978"/>
      <w:r>
        <w:lastRenderedPageBreak/>
        <w:t>Abstract</w:t>
      </w:r>
      <w:bookmarkEnd w:id="2"/>
    </w:p>
    <w:p w14:paraId="29546B44" w14:textId="56B5EB22" w:rsidR="00486A07" w:rsidRDefault="00D26CE0" w:rsidP="00486A07">
      <w:pPr>
        <w:pStyle w:val="1ParaFlushLeft"/>
      </w:pPr>
      <w:r>
        <w:t xml:space="preserve">Abstract paragraphs should be unindented: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48381897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48381898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483818981"/>
      <w:r>
        <w:lastRenderedPageBreak/>
        <w:t>Table of Contents</w:t>
      </w:r>
      <w:bookmarkEnd w:id="5"/>
    </w:p>
    <w:p w14:paraId="1AC6EA0F" w14:textId="77777777" w:rsidR="00494FED" w:rsidRDefault="00E92C0F">
      <w:pPr>
        <w:pStyle w:val="TOC2"/>
        <w:rPr>
          <w:ins w:id="6" w:author="Tandon, Akshat" w:date="2017-05-29T11:00:00Z"/>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ins w:id="7" w:author="Tandon, Akshat" w:date="2017-05-29T11:00:00Z">
        <w:r w:rsidR="00494FED" w:rsidRPr="00840679">
          <w:rPr>
            <w:rStyle w:val="Hyperlink"/>
            <w:noProof/>
          </w:rPr>
          <w:fldChar w:fldCharType="begin"/>
        </w:r>
        <w:r w:rsidR="00494FED" w:rsidRPr="00840679">
          <w:rPr>
            <w:rStyle w:val="Hyperlink"/>
            <w:noProof/>
          </w:rPr>
          <w:instrText xml:space="preserve"> </w:instrText>
        </w:r>
        <w:r w:rsidR="00494FED">
          <w:rPr>
            <w:noProof/>
          </w:rPr>
          <w:instrText>HYPERLINK \l "_Toc483818976"</w:instrText>
        </w:r>
        <w:r w:rsidR="00494FED" w:rsidRPr="00840679">
          <w:rPr>
            <w:rStyle w:val="Hyperlink"/>
            <w:noProof/>
          </w:rPr>
          <w:instrText xml:space="preserve"> </w:instrText>
        </w:r>
        <w:r w:rsidR="00494FED" w:rsidRPr="00840679">
          <w:rPr>
            <w:rStyle w:val="Hyperlink"/>
            <w:noProof/>
          </w:rPr>
        </w:r>
        <w:r w:rsidR="00494FED" w:rsidRPr="00840679">
          <w:rPr>
            <w:rStyle w:val="Hyperlink"/>
            <w:noProof/>
          </w:rPr>
          <w:fldChar w:fldCharType="separate"/>
        </w:r>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r w:rsidR="00494FED">
          <w:rPr>
            <w:noProof/>
            <w:webHidden/>
          </w:rPr>
        </w:r>
      </w:ins>
      <w:r w:rsidR="00494FED">
        <w:rPr>
          <w:noProof/>
          <w:webHidden/>
        </w:rPr>
        <w:fldChar w:fldCharType="separate"/>
      </w:r>
      <w:ins w:id="8" w:author="Tandon, Akshat" w:date="2017-05-29T11:00:00Z">
        <w:r w:rsidR="00494FED">
          <w:rPr>
            <w:noProof/>
            <w:webHidden/>
          </w:rPr>
          <w:t>ii</w:t>
        </w:r>
        <w:r w:rsidR="00494FED">
          <w:rPr>
            <w:noProof/>
            <w:webHidden/>
          </w:rPr>
          <w:fldChar w:fldCharType="end"/>
        </w:r>
        <w:r w:rsidR="00494FED" w:rsidRPr="00840679">
          <w:rPr>
            <w:rStyle w:val="Hyperlink"/>
            <w:noProof/>
          </w:rPr>
          <w:fldChar w:fldCharType="end"/>
        </w:r>
      </w:ins>
    </w:p>
    <w:p w14:paraId="5C0DF48D" w14:textId="77777777" w:rsidR="00494FED" w:rsidRDefault="00494FED">
      <w:pPr>
        <w:pStyle w:val="TOC2"/>
        <w:rPr>
          <w:ins w:id="9" w:author="Tandon, Akshat" w:date="2017-05-29T11:00:00Z"/>
          <w:rFonts w:asciiTheme="minorHAnsi" w:eastAsiaTheme="minorEastAsia" w:hAnsiTheme="minorHAnsi"/>
          <w:bCs w:val="0"/>
          <w:noProof/>
          <w:sz w:val="24"/>
          <w:szCs w:val="24"/>
          <w:lang w:val="en-GB" w:eastAsia="en-GB"/>
        </w:rPr>
      </w:pPr>
      <w:ins w:id="1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"_Toc483818977"</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Ethics Statement</w:t>
        </w:r>
        <w:r>
          <w:rPr>
            <w:noProof/>
            <w:webHidden/>
          </w:rPr>
          <w:tab/>
        </w:r>
        <w:r>
          <w:rPr>
            <w:noProof/>
            <w:webHidden/>
          </w:rPr>
          <w:fldChar w:fldCharType="begin"/>
        </w:r>
        <w:r>
          <w:rPr>
            <w:noProof/>
            <w:webHidden/>
          </w:rPr>
          <w:instrText xml:space="preserve"> PAGEREF _Toc483818977 \h </w:instrText>
        </w:r>
        <w:r>
          <w:rPr>
            <w:noProof/>
            <w:webHidden/>
          </w:rPr>
        </w:r>
      </w:ins>
      <w:r>
        <w:rPr>
          <w:noProof/>
          <w:webHidden/>
        </w:rPr>
        <w:fldChar w:fldCharType="separate"/>
      </w:r>
      <w:ins w:id="11" w:author="Tandon, Akshat" w:date="2017-05-29T11:00:00Z">
        <w:r>
          <w:rPr>
            <w:noProof/>
            <w:webHidden/>
          </w:rPr>
          <w:t>iii</w:t>
        </w:r>
        <w:r>
          <w:rPr>
            <w:noProof/>
            <w:webHidden/>
          </w:rPr>
          <w:fldChar w:fldCharType="end"/>
        </w:r>
        <w:r w:rsidRPr="00840679">
          <w:rPr>
            <w:rStyle w:val="Hyperlink"/>
            <w:noProof/>
          </w:rPr>
          <w:fldChar w:fldCharType="end"/>
        </w:r>
      </w:ins>
    </w:p>
    <w:p w14:paraId="1E6B9A6B" w14:textId="77777777" w:rsidR="00494FED" w:rsidRDefault="00494FED">
      <w:pPr>
        <w:pStyle w:val="TOC2"/>
        <w:rPr>
          <w:ins w:id="12" w:author="Tandon, Akshat" w:date="2017-05-29T11:00:00Z"/>
          <w:rFonts w:asciiTheme="minorHAnsi" w:eastAsiaTheme="minorEastAsia" w:hAnsiTheme="minorHAnsi"/>
          <w:bCs w:val="0"/>
          <w:noProof/>
          <w:sz w:val="24"/>
          <w:szCs w:val="24"/>
          <w:lang w:val="en-GB" w:eastAsia="en-GB"/>
        </w:rPr>
      </w:pPr>
      <w:ins w:id="1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"_Toc483818978"</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Abstract</w:t>
        </w:r>
        <w:r>
          <w:rPr>
            <w:noProof/>
            <w:webHidden/>
          </w:rPr>
          <w:tab/>
        </w:r>
        <w:r>
          <w:rPr>
            <w:noProof/>
            <w:webHidden/>
          </w:rPr>
          <w:fldChar w:fldCharType="begin"/>
        </w:r>
        <w:r>
          <w:rPr>
            <w:noProof/>
            <w:webHidden/>
          </w:rPr>
          <w:instrText xml:space="preserve"> PAGEREF _Toc483818978 \h </w:instrText>
        </w:r>
        <w:r>
          <w:rPr>
            <w:noProof/>
            <w:webHidden/>
          </w:rPr>
        </w:r>
      </w:ins>
      <w:r>
        <w:rPr>
          <w:noProof/>
          <w:webHidden/>
        </w:rPr>
        <w:fldChar w:fldCharType="separate"/>
      </w:r>
      <w:ins w:id="14" w:author="Tandon, Akshat" w:date="2017-05-29T11:00:00Z">
        <w:r>
          <w:rPr>
            <w:noProof/>
            <w:webHidden/>
          </w:rPr>
          <w:t>iv</w:t>
        </w:r>
        <w:r>
          <w:rPr>
            <w:noProof/>
            <w:webHidden/>
          </w:rPr>
          <w:fldChar w:fldCharType="end"/>
        </w:r>
        <w:r w:rsidRPr="00840679">
          <w:rPr>
            <w:rStyle w:val="Hyperlink"/>
            <w:noProof/>
          </w:rPr>
          <w:fldChar w:fldCharType="end"/>
        </w:r>
      </w:ins>
    </w:p>
    <w:p w14:paraId="210FC281" w14:textId="77777777" w:rsidR="00494FED" w:rsidRDefault="00494FED">
      <w:pPr>
        <w:pStyle w:val="TOC2"/>
        <w:rPr>
          <w:ins w:id="15" w:author="Tandon, Akshat" w:date="2017-05-29T11:00:00Z"/>
          <w:rFonts w:asciiTheme="minorHAnsi" w:eastAsiaTheme="minorEastAsia" w:hAnsiTheme="minorHAnsi"/>
          <w:bCs w:val="0"/>
          <w:noProof/>
          <w:sz w:val="24"/>
          <w:szCs w:val="24"/>
          <w:lang w:val="en-GB" w:eastAsia="en-GB"/>
        </w:rPr>
      </w:pPr>
      <w:ins w:id="1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"_Toc483818979"</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Dedication</w:t>
        </w:r>
        <w:r>
          <w:rPr>
            <w:noProof/>
            <w:webHidden/>
          </w:rPr>
          <w:tab/>
        </w:r>
        <w:r>
          <w:rPr>
            <w:noProof/>
            <w:webHidden/>
          </w:rPr>
          <w:fldChar w:fldCharType="begin"/>
        </w:r>
        <w:r>
          <w:rPr>
            <w:noProof/>
            <w:webHidden/>
          </w:rPr>
          <w:instrText xml:space="preserve"> PAGEREF _Toc483818979 \h </w:instrText>
        </w:r>
        <w:r>
          <w:rPr>
            <w:noProof/>
            <w:webHidden/>
          </w:rPr>
        </w:r>
      </w:ins>
      <w:r>
        <w:rPr>
          <w:noProof/>
          <w:webHidden/>
        </w:rPr>
        <w:fldChar w:fldCharType="separate"/>
      </w:r>
      <w:ins w:id="17" w:author="Tandon, Akshat" w:date="2017-05-29T11:00:00Z">
        <w:r>
          <w:rPr>
            <w:noProof/>
            <w:webHidden/>
          </w:rPr>
          <w:t>v</w:t>
        </w:r>
        <w:r>
          <w:rPr>
            <w:noProof/>
            <w:webHidden/>
          </w:rPr>
          <w:fldChar w:fldCharType="end"/>
        </w:r>
        <w:r w:rsidRPr="00840679">
          <w:rPr>
            <w:rStyle w:val="Hyperlink"/>
            <w:noProof/>
          </w:rPr>
          <w:fldChar w:fldCharType="end"/>
        </w:r>
      </w:ins>
    </w:p>
    <w:p w14:paraId="74A59B36" w14:textId="77777777" w:rsidR="00494FED" w:rsidRDefault="00494FED">
      <w:pPr>
        <w:pStyle w:val="TOC2"/>
        <w:rPr>
          <w:ins w:id="18" w:author="Tandon, Akshat" w:date="2017-05-29T11:00:00Z"/>
          <w:rFonts w:asciiTheme="minorHAnsi" w:eastAsiaTheme="minorEastAsia" w:hAnsiTheme="minorHAnsi"/>
          <w:bCs w:val="0"/>
          <w:noProof/>
          <w:sz w:val="24"/>
          <w:szCs w:val="24"/>
          <w:lang w:val="en-GB" w:eastAsia="en-GB"/>
        </w:rPr>
      </w:pPr>
      <w:ins w:id="1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"_Toc483818980"</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Acknowledgements</w:t>
        </w:r>
        <w:r>
          <w:rPr>
            <w:noProof/>
            <w:webHidden/>
          </w:rPr>
          <w:tab/>
        </w:r>
        <w:r>
          <w:rPr>
            <w:noProof/>
            <w:webHidden/>
          </w:rPr>
          <w:fldChar w:fldCharType="begin"/>
        </w:r>
        <w:r>
          <w:rPr>
            <w:noProof/>
            <w:webHidden/>
          </w:rPr>
          <w:instrText xml:space="preserve"> PAGEREF _Toc483818980 \h </w:instrText>
        </w:r>
        <w:r>
          <w:rPr>
            <w:noProof/>
            <w:webHidden/>
          </w:rPr>
        </w:r>
      </w:ins>
      <w:r>
        <w:rPr>
          <w:noProof/>
          <w:webHidden/>
        </w:rPr>
        <w:fldChar w:fldCharType="separate"/>
      </w:r>
      <w:ins w:id="20" w:author="Tandon, Akshat" w:date="2017-05-29T11:00:00Z">
        <w:r>
          <w:rPr>
            <w:noProof/>
            <w:webHidden/>
          </w:rPr>
          <w:t>vi</w:t>
        </w:r>
        <w:r>
          <w:rPr>
            <w:noProof/>
            <w:webHidden/>
          </w:rPr>
          <w:fldChar w:fldCharType="end"/>
        </w:r>
        <w:r w:rsidRPr="00840679">
          <w:rPr>
            <w:rStyle w:val="Hyperlink"/>
            <w:noProof/>
          </w:rPr>
          <w:fldChar w:fldCharType="end"/>
        </w:r>
      </w:ins>
    </w:p>
    <w:p w14:paraId="10406A58" w14:textId="77777777" w:rsidR="00494FED" w:rsidRDefault="00494FED">
      <w:pPr>
        <w:pStyle w:val="TOC2"/>
        <w:rPr>
          <w:ins w:id="21" w:author="Tandon, Akshat" w:date="2017-05-29T11:00:00Z"/>
          <w:rFonts w:asciiTheme="minorHAnsi" w:eastAsiaTheme="minorEastAsia" w:hAnsiTheme="minorHAnsi"/>
          <w:bCs w:val="0"/>
          <w:noProof/>
          <w:sz w:val="24"/>
          <w:szCs w:val="24"/>
          <w:lang w:val="en-GB" w:eastAsia="en-GB"/>
        </w:rPr>
      </w:pPr>
      <w:ins w:id="2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"_Toc483818981"</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Table of Contents</w:t>
        </w:r>
        <w:r>
          <w:rPr>
            <w:noProof/>
            <w:webHidden/>
          </w:rPr>
          <w:tab/>
        </w:r>
        <w:r>
          <w:rPr>
            <w:noProof/>
            <w:webHidden/>
          </w:rPr>
          <w:fldChar w:fldCharType="begin"/>
        </w:r>
        <w:r>
          <w:rPr>
            <w:noProof/>
            <w:webHidden/>
          </w:rPr>
          <w:instrText xml:space="preserve"> PAGEREF _Toc483818981 \h </w:instrText>
        </w:r>
        <w:r>
          <w:rPr>
            <w:noProof/>
            <w:webHidden/>
          </w:rPr>
        </w:r>
      </w:ins>
      <w:r>
        <w:rPr>
          <w:noProof/>
          <w:webHidden/>
        </w:rPr>
        <w:fldChar w:fldCharType="separate"/>
      </w:r>
      <w:ins w:id="23" w:author="Tandon, Akshat" w:date="2017-05-29T11:00:00Z">
        <w:r>
          <w:rPr>
            <w:noProof/>
            <w:webHidden/>
          </w:rPr>
          <w:t>vii</w:t>
        </w:r>
        <w:r>
          <w:rPr>
            <w:noProof/>
            <w:webHidden/>
          </w:rPr>
          <w:fldChar w:fldCharType="end"/>
        </w:r>
        <w:r w:rsidRPr="00840679">
          <w:rPr>
            <w:rStyle w:val="Hyperlink"/>
            <w:noProof/>
          </w:rPr>
          <w:fldChar w:fldCharType="end"/>
        </w:r>
      </w:ins>
    </w:p>
    <w:p w14:paraId="123C7209" w14:textId="77777777" w:rsidR="00494FED" w:rsidRDefault="00494FED">
      <w:pPr>
        <w:pStyle w:val="TOC2"/>
        <w:rPr>
          <w:ins w:id="24" w:author="Tandon, Akshat" w:date="2017-05-29T11:00:00Z"/>
          <w:rFonts w:asciiTheme="minorHAnsi" w:eastAsiaTheme="minorEastAsia" w:hAnsiTheme="minorHAnsi"/>
          <w:bCs w:val="0"/>
          <w:noProof/>
          <w:sz w:val="24"/>
          <w:szCs w:val="24"/>
          <w:lang w:val="en-GB" w:eastAsia="en-GB"/>
        </w:rPr>
      </w:pPr>
      <w:ins w:id="2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"_Toc483818982"</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List of Tables</w:t>
        </w:r>
        <w:r>
          <w:rPr>
            <w:noProof/>
            <w:webHidden/>
          </w:rPr>
          <w:tab/>
        </w:r>
        <w:r>
          <w:rPr>
            <w:noProof/>
            <w:webHidden/>
          </w:rPr>
          <w:fldChar w:fldCharType="begin"/>
        </w:r>
        <w:r>
          <w:rPr>
            <w:noProof/>
            <w:webHidden/>
          </w:rPr>
          <w:instrText xml:space="preserve"> PAGEREF _Toc483818982 \h </w:instrText>
        </w:r>
        <w:r>
          <w:rPr>
            <w:noProof/>
            <w:webHidden/>
          </w:rPr>
        </w:r>
      </w:ins>
      <w:r>
        <w:rPr>
          <w:noProof/>
          <w:webHidden/>
        </w:rPr>
        <w:fldChar w:fldCharType="separate"/>
      </w:r>
      <w:ins w:id="26" w:author="Tandon, Akshat" w:date="2017-05-29T11:00:00Z">
        <w:r>
          <w:rPr>
            <w:noProof/>
            <w:webHidden/>
          </w:rPr>
          <w:t>viii</w:t>
        </w:r>
        <w:r>
          <w:rPr>
            <w:noProof/>
            <w:webHidden/>
          </w:rPr>
          <w:fldChar w:fldCharType="end"/>
        </w:r>
        <w:r w:rsidRPr="00840679">
          <w:rPr>
            <w:rStyle w:val="Hyperlink"/>
            <w:noProof/>
          </w:rPr>
          <w:fldChar w:fldCharType="end"/>
        </w:r>
      </w:ins>
    </w:p>
    <w:p w14:paraId="33EF825C" w14:textId="77777777" w:rsidR="00494FED" w:rsidRDefault="00494FED">
      <w:pPr>
        <w:pStyle w:val="TOC2"/>
        <w:rPr>
          <w:ins w:id="27" w:author="Tandon, Akshat" w:date="2017-05-29T11:00:00Z"/>
          <w:rFonts w:asciiTheme="minorHAnsi" w:eastAsiaTheme="minorEastAsia" w:hAnsiTheme="minorHAnsi"/>
          <w:bCs w:val="0"/>
          <w:noProof/>
          <w:sz w:val="24"/>
          <w:szCs w:val="24"/>
          <w:lang w:val="en-GB" w:eastAsia="en-GB"/>
        </w:rPr>
      </w:pPr>
      <w:ins w:id="2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"_Toc483818983"</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List of Figures</w:t>
        </w:r>
        <w:r>
          <w:rPr>
            <w:noProof/>
            <w:webHidden/>
          </w:rPr>
          <w:tab/>
        </w:r>
        <w:r>
          <w:rPr>
            <w:noProof/>
            <w:webHidden/>
          </w:rPr>
          <w:fldChar w:fldCharType="begin"/>
        </w:r>
        <w:r>
          <w:rPr>
            <w:noProof/>
            <w:webHidden/>
          </w:rPr>
          <w:instrText xml:space="preserve"> PAGEREF _Toc483818983 \h </w:instrText>
        </w:r>
        <w:r>
          <w:rPr>
            <w:noProof/>
            <w:webHidden/>
          </w:rPr>
        </w:r>
      </w:ins>
      <w:r>
        <w:rPr>
          <w:noProof/>
          <w:webHidden/>
        </w:rPr>
        <w:fldChar w:fldCharType="separate"/>
      </w:r>
      <w:ins w:id="29" w:author="Tandon, Akshat" w:date="2017-05-29T11:00:00Z">
        <w:r>
          <w:rPr>
            <w:noProof/>
            <w:webHidden/>
          </w:rPr>
          <w:t>ix</w:t>
        </w:r>
        <w:r>
          <w:rPr>
            <w:noProof/>
            <w:webHidden/>
          </w:rPr>
          <w:fldChar w:fldCharType="end"/>
        </w:r>
        <w:r w:rsidRPr="00840679">
          <w:rPr>
            <w:rStyle w:val="Hyperlink"/>
            <w:noProof/>
          </w:rPr>
          <w:fldChar w:fldCharType="end"/>
        </w:r>
      </w:ins>
    </w:p>
    <w:p w14:paraId="0668DB04" w14:textId="77777777" w:rsidR="00494FED" w:rsidRDefault="00494FED">
      <w:pPr>
        <w:pStyle w:val="TOC2"/>
        <w:rPr>
          <w:ins w:id="30" w:author="Tandon, Akshat" w:date="2017-05-29T11:00:00Z"/>
          <w:rFonts w:asciiTheme="minorHAnsi" w:eastAsiaTheme="minorEastAsia" w:hAnsiTheme="minorHAnsi"/>
          <w:bCs w:val="0"/>
          <w:noProof/>
          <w:sz w:val="24"/>
          <w:szCs w:val="24"/>
          <w:lang w:val="en-GB" w:eastAsia="en-GB"/>
        </w:rPr>
      </w:pPr>
      <w:ins w:id="3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"_Toc483818984"</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List of Acronyms</w:t>
        </w:r>
        <w:r>
          <w:rPr>
            <w:noProof/>
            <w:webHidden/>
          </w:rPr>
          <w:tab/>
        </w:r>
        <w:r>
          <w:rPr>
            <w:noProof/>
            <w:webHidden/>
          </w:rPr>
          <w:fldChar w:fldCharType="begin"/>
        </w:r>
        <w:r>
          <w:rPr>
            <w:noProof/>
            <w:webHidden/>
          </w:rPr>
          <w:instrText xml:space="preserve"> PAGEREF _Toc483818984 \h </w:instrText>
        </w:r>
        <w:r>
          <w:rPr>
            <w:noProof/>
            <w:webHidden/>
          </w:rPr>
        </w:r>
      </w:ins>
      <w:r>
        <w:rPr>
          <w:noProof/>
          <w:webHidden/>
        </w:rPr>
        <w:fldChar w:fldCharType="separate"/>
      </w:r>
      <w:ins w:id="32" w:author="Tandon, Akshat" w:date="2017-05-29T11:00:00Z">
        <w:r>
          <w:rPr>
            <w:noProof/>
            <w:webHidden/>
          </w:rPr>
          <w:t>x</w:t>
        </w:r>
        <w:r>
          <w:rPr>
            <w:noProof/>
            <w:webHidden/>
          </w:rPr>
          <w:fldChar w:fldCharType="end"/>
        </w:r>
        <w:r w:rsidRPr="00840679">
          <w:rPr>
            <w:rStyle w:val="Hyperlink"/>
            <w:noProof/>
          </w:rPr>
          <w:fldChar w:fldCharType="end"/>
        </w:r>
      </w:ins>
    </w:p>
    <w:p w14:paraId="7FA6E8E3" w14:textId="77777777" w:rsidR="00494FED" w:rsidRDefault="00494FED">
      <w:pPr>
        <w:pStyle w:val="TOC2"/>
        <w:rPr>
          <w:ins w:id="33" w:author="Tandon, Akshat" w:date="2017-05-29T11:00:00Z"/>
          <w:rFonts w:asciiTheme="minorHAnsi" w:eastAsiaTheme="minorEastAsia" w:hAnsiTheme="minorHAnsi"/>
          <w:bCs w:val="0"/>
          <w:noProof/>
          <w:sz w:val="24"/>
          <w:szCs w:val="24"/>
          <w:lang w:val="en-GB" w:eastAsia="en-GB"/>
        </w:rPr>
      </w:pPr>
      <w:ins w:id="3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"_Toc483818985"</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Glossary</w:t>
        </w:r>
        <w:r>
          <w:rPr>
            <w:noProof/>
            <w:webHidden/>
          </w:rPr>
          <w:tab/>
        </w:r>
        <w:r>
          <w:rPr>
            <w:noProof/>
            <w:webHidden/>
          </w:rPr>
          <w:fldChar w:fldCharType="begin"/>
        </w:r>
        <w:r>
          <w:rPr>
            <w:noProof/>
            <w:webHidden/>
          </w:rPr>
          <w:instrText xml:space="preserve"> PAGEREF _Toc483818985 \h </w:instrText>
        </w:r>
        <w:r>
          <w:rPr>
            <w:noProof/>
            <w:webHidden/>
          </w:rPr>
        </w:r>
      </w:ins>
      <w:r>
        <w:rPr>
          <w:noProof/>
          <w:webHidden/>
        </w:rPr>
        <w:fldChar w:fldCharType="separate"/>
      </w:r>
      <w:ins w:id="35" w:author="Tandon, Akshat" w:date="2017-05-29T11:00:00Z">
        <w:r>
          <w:rPr>
            <w:noProof/>
            <w:webHidden/>
          </w:rPr>
          <w:t>xi</w:t>
        </w:r>
        <w:r>
          <w:rPr>
            <w:noProof/>
            <w:webHidden/>
          </w:rPr>
          <w:fldChar w:fldCharType="end"/>
        </w:r>
        <w:r w:rsidRPr="00840679">
          <w:rPr>
            <w:rStyle w:val="Hyperlink"/>
            <w:noProof/>
          </w:rPr>
          <w:fldChar w:fldCharType="end"/>
        </w:r>
      </w:ins>
    </w:p>
    <w:p w14:paraId="414154C2" w14:textId="77777777" w:rsidR="00494FED" w:rsidRDefault="00494FED">
      <w:pPr>
        <w:pStyle w:val="TOC1"/>
        <w:tabs>
          <w:tab w:val="left" w:pos="1320"/>
          <w:tab w:val="right" w:leader="dot" w:pos="8290"/>
        </w:tabs>
        <w:rPr>
          <w:ins w:id="36" w:author="Tandon, Akshat" w:date="2017-05-29T11:00:00Z"/>
          <w:rFonts w:asciiTheme="minorHAnsi" w:eastAsiaTheme="minorEastAsia" w:hAnsiTheme="minorHAnsi"/>
          <w:b w:val="0"/>
          <w:bCs w:val="0"/>
          <w:noProof/>
          <w:sz w:val="24"/>
          <w:lang w:val="en-GB" w:eastAsia="en-GB"/>
        </w:rPr>
      </w:pPr>
      <w:ins w:id="3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"_Toc483818986"</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1.</w:t>
        </w:r>
        <w:r>
          <w:rPr>
            <w:rFonts w:asciiTheme="minorHAnsi" w:eastAsiaTheme="minorEastAsia" w:hAnsiTheme="minorHAnsi"/>
            <w:b w:val="0"/>
            <w:bCs w:val="0"/>
            <w:noProof/>
            <w:sz w:val="24"/>
            <w:lang w:val="en-GB" w:eastAsia="en-GB"/>
          </w:rPr>
          <w:tab/>
        </w:r>
        <w:r w:rsidRPr="00840679">
          <w:rPr>
            <w:rStyle w:val="Hyperlink"/>
            <w:noProof/>
          </w:rPr>
          <w:t>Introduction</w:t>
        </w:r>
        <w:r>
          <w:rPr>
            <w:noProof/>
            <w:webHidden/>
          </w:rPr>
          <w:tab/>
        </w:r>
        <w:r>
          <w:rPr>
            <w:noProof/>
            <w:webHidden/>
          </w:rPr>
          <w:fldChar w:fldCharType="begin"/>
        </w:r>
        <w:r>
          <w:rPr>
            <w:noProof/>
            <w:webHidden/>
          </w:rPr>
          <w:instrText xml:space="preserve"> PAGEREF _Toc483818986 \h </w:instrText>
        </w:r>
        <w:r>
          <w:rPr>
            <w:noProof/>
            <w:webHidden/>
          </w:rPr>
        </w:r>
      </w:ins>
      <w:r>
        <w:rPr>
          <w:noProof/>
          <w:webHidden/>
        </w:rPr>
        <w:fldChar w:fldCharType="separate"/>
      </w:r>
      <w:ins w:id="38" w:author="Tandon, Akshat" w:date="2017-05-29T11:00:00Z">
        <w:r>
          <w:rPr>
            <w:noProof/>
            <w:webHidden/>
          </w:rPr>
          <w:t>1</w:t>
        </w:r>
        <w:r>
          <w:rPr>
            <w:noProof/>
            <w:webHidden/>
          </w:rPr>
          <w:fldChar w:fldCharType="end"/>
        </w:r>
        <w:r w:rsidRPr="00840679">
          <w:rPr>
            <w:rStyle w:val="Hyperlink"/>
            <w:noProof/>
          </w:rPr>
          <w:fldChar w:fldCharType="end"/>
        </w:r>
      </w:ins>
    </w:p>
    <w:p w14:paraId="025D7FE8" w14:textId="77777777" w:rsidR="00494FED" w:rsidRDefault="00494FED">
      <w:pPr>
        <w:pStyle w:val="TOC2"/>
        <w:tabs>
          <w:tab w:val="left" w:pos="662"/>
        </w:tabs>
        <w:rPr>
          <w:ins w:id="39" w:author="Tandon, Akshat" w:date="2017-05-29T11:00:00Z"/>
          <w:rFonts w:asciiTheme="minorHAnsi" w:eastAsiaTheme="minorEastAsia" w:hAnsiTheme="minorHAnsi"/>
          <w:bCs w:val="0"/>
          <w:noProof/>
          <w:sz w:val="24"/>
          <w:szCs w:val="24"/>
          <w:lang w:val="en-GB" w:eastAsia="en-GB"/>
        </w:rPr>
      </w:pPr>
      <w:ins w:id="4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"_Toc483818987"</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1.1.</w:t>
        </w:r>
        <w:r>
          <w:rPr>
            <w:rFonts w:asciiTheme="minorHAnsi" w:eastAsiaTheme="minorEastAsia" w:hAnsiTheme="minorHAnsi"/>
            <w:bCs w:val="0"/>
            <w:noProof/>
            <w:sz w:val="24"/>
            <w:szCs w:val="24"/>
            <w:lang w:val="en-GB" w:eastAsia="en-GB"/>
          </w:rPr>
          <w:tab/>
        </w:r>
        <w:r w:rsidRPr="00840679">
          <w:rPr>
            <w:rStyle w:val="Hyperlink"/>
            <w:noProof/>
          </w:rPr>
          <w:t>Motivation</w:t>
        </w:r>
        <w:r>
          <w:rPr>
            <w:noProof/>
            <w:webHidden/>
          </w:rPr>
          <w:tab/>
        </w:r>
        <w:r>
          <w:rPr>
            <w:noProof/>
            <w:webHidden/>
          </w:rPr>
          <w:fldChar w:fldCharType="begin"/>
        </w:r>
        <w:r>
          <w:rPr>
            <w:noProof/>
            <w:webHidden/>
          </w:rPr>
          <w:instrText xml:space="preserve"> PAGEREF _Toc483818987 \h </w:instrText>
        </w:r>
        <w:r>
          <w:rPr>
            <w:noProof/>
            <w:webHidden/>
          </w:rPr>
        </w:r>
      </w:ins>
      <w:r>
        <w:rPr>
          <w:noProof/>
          <w:webHidden/>
        </w:rPr>
        <w:fldChar w:fldCharType="separate"/>
      </w:r>
      <w:ins w:id="41" w:author="Tandon, Akshat" w:date="2017-05-29T11:00:00Z">
        <w:r>
          <w:rPr>
            <w:noProof/>
            <w:webHidden/>
          </w:rPr>
          <w:t>1</w:t>
        </w:r>
        <w:r>
          <w:rPr>
            <w:noProof/>
            <w:webHidden/>
          </w:rPr>
          <w:fldChar w:fldCharType="end"/>
        </w:r>
        <w:r w:rsidRPr="00840679">
          <w:rPr>
            <w:rStyle w:val="Hyperlink"/>
            <w:noProof/>
          </w:rPr>
          <w:fldChar w:fldCharType="end"/>
        </w:r>
      </w:ins>
    </w:p>
    <w:p w14:paraId="58008A32" w14:textId="77777777" w:rsidR="00494FED" w:rsidRDefault="00494FED">
      <w:pPr>
        <w:pStyle w:val="TOC2"/>
        <w:tabs>
          <w:tab w:val="left" w:pos="662"/>
        </w:tabs>
        <w:rPr>
          <w:ins w:id="42" w:author="Tandon, Akshat" w:date="2017-05-29T11:00:00Z"/>
          <w:rFonts w:asciiTheme="minorHAnsi" w:eastAsiaTheme="minorEastAsia" w:hAnsiTheme="minorHAnsi"/>
          <w:bCs w:val="0"/>
          <w:noProof/>
          <w:sz w:val="24"/>
          <w:szCs w:val="24"/>
          <w:lang w:val="en-GB" w:eastAsia="en-GB"/>
        </w:rPr>
      </w:pPr>
      <w:ins w:id="4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"_Toc483818988"</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1.2.</w:t>
        </w:r>
        <w:r>
          <w:rPr>
            <w:rFonts w:asciiTheme="minorHAnsi" w:eastAsiaTheme="minorEastAsia" w:hAnsiTheme="minorHAnsi"/>
            <w:bCs w:val="0"/>
            <w:noProof/>
            <w:sz w:val="24"/>
            <w:szCs w:val="24"/>
            <w:lang w:val="en-GB" w:eastAsia="en-GB"/>
          </w:rPr>
          <w:tab/>
        </w:r>
        <w:r w:rsidRPr="00840679">
          <w:rPr>
            <w:rStyle w:val="Hyperlink"/>
            <w:noProof/>
          </w:rPr>
          <w:t>Process Summary</w:t>
        </w:r>
        <w:r>
          <w:rPr>
            <w:noProof/>
            <w:webHidden/>
          </w:rPr>
          <w:tab/>
        </w:r>
        <w:r>
          <w:rPr>
            <w:noProof/>
            <w:webHidden/>
          </w:rPr>
          <w:fldChar w:fldCharType="begin"/>
        </w:r>
        <w:r>
          <w:rPr>
            <w:noProof/>
            <w:webHidden/>
          </w:rPr>
          <w:instrText xml:space="preserve"> PAGEREF _Toc483818988 \h </w:instrText>
        </w:r>
        <w:r>
          <w:rPr>
            <w:noProof/>
            <w:webHidden/>
          </w:rPr>
        </w:r>
      </w:ins>
      <w:r>
        <w:rPr>
          <w:noProof/>
          <w:webHidden/>
        </w:rPr>
        <w:fldChar w:fldCharType="separate"/>
      </w:r>
      <w:ins w:id="44" w:author="Tandon, Akshat" w:date="2017-05-29T11:00:00Z">
        <w:r>
          <w:rPr>
            <w:noProof/>
            <w:webHidden/>
          </w:rPr>
          <w:t>1</w:t>
        </w:r>
        <w:r>
          <w:rPr>
            <w:noProof/>
            <w:webHidden/>
          </w:rPr>
          <w:fldChar w:fldCharType="end"/>
        </w:r>
        <w:r w:rsidRPr="00840679">
          <w:rPr>
            <w:rStyle w:val="Hyperlink"/>
            <w:noProof/>
          </w:rPr>
          <w:fldChar w:fldCharType="end"/>
        </w:r>
      </w:ins>
    </w:p>
    <w:p w14:paraId="27C292BC" w14:textId="77777777" w:rsidR="00494FED" w:rsidRDefault="00494FED">
      <w:pPr>
        <w:pStyle w:val="TOC2"/>
        <w:tabs>
          <w:tab w:val="left" w:pos="662"/>
        </w:tabs>
        <w:rPr>
          <w:ins w:id="45" w:author="Tandon, Akshat" w:date="2017-05-29T11:00:00Z"/>
          <w:rFonts w:asciiTheme="minorHAnsi" w:eastAsiaTheme="minorEastAsia" w:hAnsiTheme="minorHAnsi"/>
          <w:bCs w:val="0"/>
          <w:noProof/>
          <w:sz w:val="24"/>
          <w:szCs w:val="24"/>
          <w:lang w:val="en-GB" w:eastAsia="en-GB"/>
        </w:rPr>
      </w:pPr>
      <w:ins w:id="4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"_Toc483818989"</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1.3.</w:t>
        </w:r>
        <w:r>
          <w:rPr>
            <w:rFonts w:asciiTheme="minorHAnsi" w:eastAsiaTheme="minorEastAsia" w:hAnsiTheme="minorHAnsi"/>
            <w:bCs w:val="0"/>
            <w:noProof/>
            <w:sz w:val="24"/>
            <w:szCs w:val="24"/>
            <w:lang w:val="en-GB" w:eastAsia="en-GB"/>
          </w:rPr>
          <w:tab/>
        </w:r>
        <w:r w:rsidRPr="00840679">
          <w:rPr>
            <w:rStyle w:val="Hyperlink"/>
            <w:noProof/>
          </w:rPr>
          <w:t>Aim</w:t>
        </w:r>
        <w:r>
          <w:rPr>
            <w:noProof/>
            <w:webHidden/>
          </w:rPr>
          <w:tab/>
        </w:r>
        <w:r>
          <w:rPr>
            <w:noProof/>
            <w:webHidden/>
          </w:rPr>
          <w:fldChar w:fldCharType="begin"/>
        </w:r>
        <w:r>
          <w:rPr>
            <w:noProof/>
            <w:webHidden/>
          </w:rPr>
          <w:instrText xml:space="preserve"> PAGEREF _Toc483818989 \h </w:instrText>
        </w:r>
        <w:r>
          <w:rPr>
            <w:noProof/>
            <w:webHidden/>
          </w:rPr>
        </w:r>
      </w:ins>
      <w:r>
        <w:rPr>
          <w:noProof/>
          <w:webHidden/>
        </w:rPr>
        <w:fldChar w:fldCharType="separate"/>
      </w:r>
      <w:ins w:id="47" w:author="Tandon, Akshat" w:date="2017-05-29T11:00:00Z">
        <w:r>
          <w:rPr>
            <w:noProof/>
            <w:webHidden/>
          </w:rPr>
          <w:t>2</w:t>
        </w:r>
        <w:r>
          <w:rPr>
            <w:noProof/>
            <w:webHidden/>
          </w:rPr>
          <w:fldChar w:fldCharType="end"/>
        </w:r>
        <w:r w:rsidRPr="00840679">
          <w:rPr>
            <w:rStyle w:val="Hyperlink"/>
            <w:noProof/>
          </w:rPr>
          <w:fldChar w:fldCharType="end"/>
        </w:r>
      </w:ins>
    </w:p>
    <w:p w14:paraId="6E83F65C" w14:textId="77777777" w:rsidR="00494FED" w:rsidRDefault="00494FED">
      <w:pPr>
        <w:pStyle w:val="TOC1"/>
        <w:tabs>
          <w:tab w:val="left" w:pos="1320"/>
          <w:tab w:val="right" w:leader="dot" w:pos="8290"/>
        </w:tabs>
        <w:rPr>
          <w:ins w:id="48" w:author="Tandon, Akshat" w:date="2017-05-29T11:00:00Z"/>
          <w:rFonts w:asciiTheme="minorHAnsi" w:eastAsiaTheme="minorEastAsia" w:hAnsiTheme="minorHAnsi"/>
          <w:b w:val="0"/>
          <w:bCs w:val="0"/>
          <w:noProof/>
          <w:sz w:val="24"/>
          <w:lang w:val="en-GB" w:eastAsia="en-GB"/>
        </w:rPr>
      </w:pPr>
      <w:ins w:id="4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"_Toc483818990"</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2.</w:t>
        </w:r>
        <w:r>
          <w:rPr>
            <w:rFonts w:asciiTheme="minorHAnsi" w:eastAsiaTheme="minorEastAsia" w:hAnsiTheme="minorHAnsi"/>
            <w:b w:val="0"/>
            <w:bCs w:val="0"/>
            <w:noProof/>
            <w:sz w:val="24"/>
            <w:lang w:val="en-GB" w:eastAsia="en-GB"/>
          </w:rPr>
          <w:tab/>
        </w:r>
        <w:r w:rsidRPr="00840679">
          <w:rPr>
            <w:rStyle w:val="Hyperlink"/>
            <w:noProof/>
          </w:rPr>
          <w:t>Process Analysis</w:t>
        </w:r>
        <w:r>
          <w:rPr>
            <w:noProof/>
            <w:webHidden/>
          </w:rPr>
          <w:tab/>
        </w:r>
        <w:r>
          <w:rPr>
            <w:noProof/>
            <w:webHidden/>
          </w:rPr>
          <w:fldChar w:fldCharType="begin"/>
        </w:r>
        <w:r>
          <w:rPr>
            <w:noProof/>
            <w:webHidden/>
          </w:rPr>
          <w:instrText xml:space="preserve"> PAGEREF _Toc483818990 \h </w:instrText>
        </w:r>
        <w:r>
          <w:rPr>
            <w:noProof/>
            <w:webHidden/>
          </w:rPr>
        </w:r>
      </w:ins>
      <w:r>
        <w:rPr>
          <w:noProof/>
          <w:webHidden/>
        </w:rPr>
        <w:fldChar w:fldCharType="separate"/>
      </w:r>
      <w:ins w:id="50" w:author="Tandon, Akshat" w:date="2017-05-29T11:00:00Z">
        <w:r>
          <w:rPr>
            <w:noProof/>
            <w:webHidden/>
          </w:rPr>
          <w:t>3</w:t>
        </w:r>
        <w:r>
          <w:rPr>
            <w:noProof/>
            <w:webHidden/>
          </w:rPr>
          <w:fldChar w:fldCharType="end"/>
        </w:r>
        <w:r w:rsidRPr="00840679">
          <w:rPr>
            <w:rStyle w:val="Hyperlink"/>
            <w:noProof/>
          </w:rPr>
          <w:fldChar w:fldCharType="end"/>
        </w:r>
      </w:ins>
    </w:p>
    <w:p w14:paraId="578F0CE0" w14:textId="77777777" w:rsidR="00494FED" w:rsidRDefault="00494FED">
      <w:pPr>
        <w:pStyle w:val="TOC2"/>
        <w:tabs>
          <w:tab w:val="left" w:pos="662"/>
        </w:tabs>
        <w:rPr>
          <w:ins w:id="51" w:author="Tandon, Akshat" w:date="2017-05-29T11:00:00Z"/>
          <w:rFonts w:asciiTheme="minorHAnsi" w:eastAsiaTheme="minorEastAsia" w:hAnsiTheme="minorHAnsi"/>
          <w:bCs w:val="0"/>
          <w:noProof/>
          <w:sz w:val="24"/>
          <w:szCs w:val="24"/>
          <w:lang w:val="en-GB" w:eastAsia="en-GB"/>
        </w:rPr>
      </w:pPr>
      <w:ins w:id="5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"_Toc483818991"</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2.1.</w:t>
        </w:r>
        <w:r>
          <w:rPr>
            <w:rFonts w:asciiTheme="minorHAnsi" w:eastAsiaTheme="minorEastAsia" w:hAnsiTheme="minorHAnsi"/>
            <w:bCs w:val="0"/>
            <w:noProof/>
            <w:sz w:val="24"/>
            <w:szCs w:val="24"/>
            <w:lang w:val="en-GB" w:eastAsia="en-GB"/>
          </w:rPr>
          <w:tab/>
        </w:r>
        <w:r w:rsidRPr="00840679">
          <w:rPr>
            <w:rStyle w:val="Hyperlink"/>
            <w:noProof/>
          </w:rPr>
          <w:t>Process Description</w:t>
        </w:r>
        <w:r>
          <w:rPr>
            <w:noProof/>
            <w:webHidden/>
          </w:rPr>
          <w:tab/>
        </w:r>
        <w:r>
          <w:rPr>
            <w:noProof/>
            <w:webHidden/>
          </w:rPr>
          <w:fldChar w:fldCharType="begin"/>
        </w:r>
        <w:r>
          <w:rPr>
            <w:noProof/>
            <w:webHidden/>
          </w:rPr>
          <w:instrText xml:space="preserve"> PAGEREF _Toc483818991 \h </w:instrText>
        </w:r>
        <w:r>
          <w:rPr>
            <w:noProof/>
            <w:webHidden/>
          </w:rPr>
        </w:r>
      </w:ins>
      <w:r>
        <w:rPr>
          <w:noProof/>
          <w:webHidden/>
        </w:rPr>
        <w:fldChar w:fldCharType="separate"/>
      </w:r>
      <w:ins w:id="53" w:author="Tandon, Akshat" w:date="2017-05-29T11:00:00Z">
        <w:r>
          <w:rPr>
            <w:noProof/>
            <w:webHidden/>
          </w:rPr>
          <w:t>3</w:t>
        </w:r>
        <w:r>
          <w:rPr>
            <w:noProof/>
            <w:webHidden/>
          </w:rPr>
          <w:fldChar w:fldCharType="end"/>
        </w:r>
        <w:r w:rsidRPr="00840679">
          <w:rPr>
            <w:rStyle w:val="Hyperlink"/>
            <w:noProof/>
          </w:rPr>
          <w:fldChar w:fldCharType="end"/>
        </w:r>
      </w:ins>
    </w:p>
    <w:p w14:paraId="25EDC51E" w14:textId="77777777" w:rsidR="00494FED" w:rsidRDefault="00494FED">
      <w:pPr>
        <w:pStyle w:val="TOC1"/>
        <w:tabs>
          <w:tab w:val="left" w:pos="1320"/>
          <w:tab w:val="right" w:leader="dot" w:pos="8290"/>
        </w:tabs>
        <w:rPr>
          <w:ins w:id="54" w:author="Tandon, Akshat" w:date="2017-05-29T11:00:00Z"/>
          <w:rFonts w:asciiTheme="minorHAnsi" w:eastAsiaTheme="minorEastAsia" w:hAnsiTheme="minorHAnsi"/>
          <w:b w:val="0"/>
          <w:bCs w:val="0"/>
          <w:noProof/>
          <w:sz w:val="24"/>
          <w:lang w:val="en-GB" w:eastAsia="en-GB"/>
        </w:rPr>
      </w:pPr>
      <w:ins w:id="5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"_Toc483818992"</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3.</w:t>
        </w:r>
        <w:r>
          <w:rPr>
            <w:rFonts w:asciiTheme="minorHAnsi" w:eastAsiaTheme="minorEastAsia" w:hAnsiTheme="minorHAnsi"/>
            <w:b w:val="0"/>
            <w:bCs w:val="0"/>
            <w:noProof/>
            <w:sz w:val="24"/>
            <w:lang w:val="en-GB" w:eastAsia="en-GB"/>
          </w:rPr>
          <w:tab/>
        </w:r>
        <w:r w:rsidRPr="00840679">
          <w:rPr>
            <w:rStyle w:val="Hyperlink"/>
            <w:noProof/>
          </w:rPr>
          <w:t>Proposed Solutions</w:t>
        </w:r>
        <w:r>
          <w:rPr>
            <w:noProof/>
            <w:webHidden/>
          </w:rPr>
          <w:tab/>
        </w:r>
        <w:r>
          <w:rPr>
            <w:noProof/>
            <w:webHidden/>
          </w:rPr>
          <w:fldChar w:fldCharType="begin"/>
        </w:r>
        <w:r>
          <w:rPr>
            <w:noProof/>
            <w:webHidden/>
          </w:rPr>
          <w:instrText xml:space="preserve"> PAGEREF _Toc483818992 \h </w:instrText>
        </w:r>
        <w:r>
          <w:rPr>
            <w:noProof/>
            <w:webHidden/>
          </w:rPr>
        </w:r>
      </w:ins>
      <w:r>
        <w:rPr>
          <w:noProof/>
          <w:webHidden/>
        </w:rPr>
        <w:fldChar w:fldCharType="separate"/>
      </w:r>
      <w:ins w:id="56" w:author="Tandon, Akshat" w:date="2017-05-29T11:00:00Z">
        <w:r>
          <w:rPr>
            <w:noProof/>
            <w:webHidden/>
          </w:rPr>
          <w:t>5</w:t>
        </w:r>
        <w:r>
          <w:rPr>
            <w:noProof/>
            <w:webHidden/>
          </w:rPr>
          <w:fldChar w:fldCharType="end"/>
        </w:r>
        <w:r w:rsidRPr="00840679">
          <w:rPr>
            <w:rStyle w:val="Hyperlink"/>
            <w:noProof/>
          </w:rPr>
          <w:fldChar w:fldCharType="end"/>
        </w:r>
      </w:ins>
    </w:p>
    <w:p w14:paraId="2DAFDE46" w14:textId="77777777" w:rsidR="00494FED" w:rsidRDefault="00494FED">
      <w:pPr>
        <w:pStyle w:val="TOC2"/>
        <w:tabs>
          <w:tab w:val="left" w:pos="662"/>
        </w:tabs>
        <w:rPr>
          <w:ins w:id="57" w:author="Tandon, Akshat" w:date="2017-05-29T11:00:00Z"/>
          <w:rFonts w:asciiTheme="minorHAnsi" w:eastAsiaTheme="minorEastAsia" w:hAnsiTheme="minorHAnsi"/>
          <w:bCs w:val="0"/>
          <w:noProof/>
          <w:sz w:val="24"/>
          <w:szCs w:val="24"/>
          <w:lang w:val="en-GB" w:eastAsia="en-GB"/>
        </w:rPr>
      </w:pPr>
      <w:ins w:id="5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"_Toc483818993"</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3.1.</w:t>
        </w:r>
        <w:r>
          <w:rPr>
            <w:rFonts w:asciiTheme="minorHAnsi" w:eastAsiaTheme="minorEastAsia" w:hAnsiTheme="minorHAnsi"/>
            <w:bCs w:val="0"/>
            <w:noProof/>
            <w:sz w:val="24"/>
            <w:szCs w:val="24"/>
            <w:lang w:val="en-GB" w:eastAsia="en-GB"/>
          </w:rPr>
          <w:tab/>
        </w:r>
        <w:r w:rsidRPr="00840679">
          <w:rPr>
            <w:rStyle w:val="Hyperlink"/>
            <w:noProof/>
          </w:rPr>
          <w:t>Standardization of the process</w:t>
        </w:r>
        <w:r>
          <w:rPr>
            <w:noProof/>
            <w:webHidden/>
          </w:rPr>
          <w:tab/>
        </w:r>
        <w:r>
          <w:rPr>
            <w:noProof/>
            <w:webHidden/>
          </w:rPr>
          <w:fldChar w:fldCharType="begin"/>
        </w:r>
        <w:r>
          <w:rPr>
            <w:noProof/>
            <w:webHidden/>
          </w:rPr>
          <w:instrText xml:space="preserve"> PAGEREF _Toc483818993 \h </w:instrText>
        </w:r>
        <w:r>
          <w:rPr>
            <w:noProof/>
            <w:webHidden/>
          </w:rPr>
        </w:r>
      </w:ins>
      <w:r>
        <w:rPr>
          <w:noProof/>
          <w:webHidden/>
        </w:rPr>
        <w:fldChar w:fldCharType="separate"/>
      </w:r>
      <w:ins w:id="59" w:author="Tandon, Akshat" w:date="2017-05-29T11:00:00Z">
        <w:r>
          <w:rPr>
            <w:noProof/>
            <w:webHidden/>
          </w:rPr>
          <w:t>5</w:t>
        </w:r>
        <w:r>
          <w:rPr>
            <w:noProof/>
            <w:webHidden/>
          </w:rPr>
          <w:fldChar w:fldCharType="end"/>
        </w:r>
        <w:r w:rsidRPr="00840679">
          <w:rPr>
            <w:rStyle w:val="Hyperlink"/>
            <w:noProof/>
          </w:rPr>
          <w:fldChar w:fldCharType="end"/>
        </w:r>
      </w:ins>
    </w:p>
    <w:p w14:paraId="4EEEFD1E" w14:textId="77777777" w:rsidR="00494FED" w:rsidRDefault="00494FED">
      <w:pPr>
        <w:pStyle w:val="TOC2"/>
        <w:tabs>
          <w:tab w:val="left" w:pos="662"/>
        </w:tabs>
        <w:rPr>
          <w:ins w:id="60" w:author="Tandon, Akshat" w:date="2017-05-29T11:00:00Z"/>
          <w:rFonts w:asciiTheme="minorHAnsi" w:eastAsiaTheme="minorEastAsia" w:hAnsiTheme="minorHAnsi"/>
          <w:bCs w:val="0"/>
          <w:noProof/>
          <w:sz w:val="24"/>
          <w:szCs w:val="24"/>
          <w:lang w:val="en-GB" w:eastAsia="en-GB"/>
        </w:rPr>
      </w:pPr>
      <w:ins w:id="6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"_Toc483818994"</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3.2.</w:t>
        </w:r>
        <w:r>
          <w:rPr>
            <w:rFonts w:asciiTheme="minorHAnsi" w:eastAsiaTheme="minorEastAsia" w:hAnsiTheme="minorHAnsi"/>
            <w:bCs w:val="0"/>
            <w:noProof/>
            <w:sz w:val="24"/>
            <w:szCs w:val="24"/>
            <w:lang w:val="en-GB" w:eastAsia="en-GB"/>
          </w:rPr>
          <w:tab/>
        </w:r>
        <w:r w:rsidRPr="00840679">
          <w:rPr>
            <w:rStyle w:val="Hyperlink"/>
            <w:noProof/>
          </w:rPr>
          <w:t>Possible Solutions</w:t>
        </w:r>
        <w:r>
          <w:rPr>
            <w:noProof/>
            <w:webHidden/>
          </w:rPr>
          <w:tab/>
        </w:r>
        <w:r>
          <w:rPr>
            <w:noProof/>
            <w:webHidden/>
          </w:rPr>
          <w:fldChar w:fldCharType="begin"/>
        </w:r>
        <w:r>
          <w:rPr>
            <w:noProof/>
            <w:webHidden/>
          </w:rPr>
          <w:instrText xml:space="preserve"> PAGEREF _Toc483818994 \h </w:instrText>
        </w:r>
        <w:r>
          <w:rPr>
            <w:noProof/>
            <w:webHidden/>
          </w:rPr>
        </w:r>
      </w:ins>
      <w:r>
        <w:rPr>
          <w:noProof/>
          <w:webHidden/>
        </w:rPr>
        <w:fldChar w:fldCharType="separate"/>
      </w:r>
      <w:ins w:id="62" w:author="Tandon, Akshat" w:date="2017-05-29T11:00:00Z">
        <w:r>
          <w:rPr>
            <w:noProof/>
            <w:webHidden/>
          </w:rPr>
          <w:t>5</w:t>
        </w:r>
        <w:r>
          <w:rPr>
            <w:noProof/>
            <w:webHidden/>
          </w:rPr>
          <w:fldChar w:fldCharType="end"/>
        </w:r>
        <w:r w:rsidRPr="00840679">
          <w:rPr>
            <w:rStyle w:val="Hyperlink"/>
            <w:noProof/>
          </w:rPr>
          <w:fldChar w:fldCharType="end"/>
        </w:r>
      </w:ins>
    </w:p>
    <w:p w14:paraId="417151FF" w14:textId="77777777" w:rsidR="00494FED" w:rsidRDefault="00494FED">
      <w:pPr>
        <w:pStyle w:val="TOC1"/>
        <w:tabs>
          <w:tab w:val="left" w:pos="1320"/>
          <w:tab w:val="right" w:leader="dot" w:pos="8290"/>
        </w:tabs>
        <w:rPr>
          <w:ins w:id="63" w:author="Tandon, Akshat" w:date="2017-05-29T11:00:00Z"/>
          <w:rFonts w:asciiTheme="minorHAnsi" w:eastAsiaTheme="minorEastAsia" w:hAnsiTheme="minorHAnsi"/>
          <w:b w:val="0"/>
          <w:bCs w:val="0"/>
          <w:noProof/>
          <w:sz w:val="24"/>
          <w:lang w:val="en-GB" w:eastAsia="en-GB"/>
        </w:rPr>
      </w:pPr>
      <w:ins w:id="6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"_Toc483818995"</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4.</w:t>
        </w:r>
        <w:r>
          <w:rPr>
            <w:rFonts w:asciiTheme="minorHAnsi" w:eastAsiaTheme="minorEastAsia" w:hAnsiTheme="minorHAnsi"/>
            <w:b w:val="0"/>
            <w:bCs w:val="0"/>
            <w:noProof/>
            <w:sz w:val="24"/>
            <w:lang w:val="en-GB" w:eastAsia="en-GB"/>
          </w:rPr>
          <w:tab/>
        </w:r>
        <w:r w:rsidRPr="00840679">
          <w:rPr>
            <w:rStyle w:val="Hyperlink"/>
            <w:noProof/>
          </w:rPr>
          <w:t>Technologies and Methodologies</w:t>
        </w:r>
        <w:r>
          <w:rPr>
            <w:noProof/>
            <w:webHidden/>
          </w:rPr>
          <w:tab/>
        </w:r>
        <w:r>
          <w:rPr>
            <w:noProof/>
            <w:webHidden/>
          </w:rPr>
          <w:fldChar w:fldCharType="begin"/>
        </w:r>
        <w:r>
          <w:rPr>
            <w:noProof/>
            <w:webHidden/>
          </w:rPr>
          <w:instrText xml:space="preserve"> PAGEREF _Toc483818995 \h </w:instrText>
        </w:r>
        <w:r>
          <w:rPr>
            <w:noProof/>
            <w:webHidden/>
          </w:rPr>
        </w:r>
      </w:ins>
      <w:r>
        <w:rPr>
          <w:noProof/>
          <w:webHidden/>
        </w:rPr>
        <w:fldChar w:fldCharType="separate"/>
      </w:r>
      <w:ins w:id="65" w:author="Tandon, Akshat" w:date="2017-05-29T11:00:00Z">
        <w:r>
          <w:rPr>
            <w:noProof/>
            <w:webHidden/>
          </w:rPr>
          <w:t>8</w:t>
        </w:r>
        <w:r>
          <w:rPr>
            <w:noProof/>
            <w:webHidden/>
          </w:rPr>
          <w:fldChar w:fldCharType="end"/>
        </w:r>
        <w:r w:rsidRPr="00840679">
          <w:rPr>
            <w:rStyle w:val="Hyperlink"/>
            <w:noProof/>
          </w:rPr>
          <w:fldChar w:fldCharType="end"/>
        </w:r>
      </w:ins>
    </w:p>
    <w:p w14:paraId="33638545" w14:textId="77777777" w:rsidR="00494FED" w:rsidRDefault="00494FED">
      <w:pPr>
        <w:pStyle w:val="TOC2"/>
        <w:tabs>
          <w:tab w:val="left" w:pos="662"/>
        </w:tabs>
        <w:rPr>
          <w:ins w:id="66" w:author="Tandon, Akshat" w:date="2017-05-29T11:00:00Z"/>
          <w:rFonts w:asciiTheme="minorHAnsi" w:eastAsiaTheme="minorEastAsia" w:hAnsiTheme="minorHAnsi"/>
          <w:bCs w:val="0"/>
          <w:noProof/>
          <w:sz w:val="24"/>
          <w:szCs w:val="24"/>
          <w:lang w:val="en-GB" w:eastAsia="en-GB"/>
        </w:rPr>
      </w:pPr>
      <w:ins w:id="6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"_Toc483818996"</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4.1.</w:t>
        </w:r>
        <w:r>
          <w:rPr>
            <w:rFonts w:asciiTheme="minorHAnsi" w:eastAsiaTheme="minorEastAsia" w:hAnsiTheme="minorHAnsi"/>
            <w:bCs w:val="0"/>
            <w:noProof/>
            <w:sz w:val="24"/>
            <w:szCs w:val="24"/>
            <w:lang w:val="en-GB" w:eastAsia="en-GB"/>
          </w:rPr>
          <w:tab/>
        </w:r>
        <w:r w:rsidRPr="00840679">
          <w:rPr>
            <w:rStyle w:val="Hyperlink"/>
            <w:noProof/>
          </w:rPr>
          <w:t>Development Environment</w:t>
        </w:r>
        <w:r>
          <w:rPr>
            <w:noProof/>
            <w:webHidden/>
          </w:rPr>
          <w:tab/>
        </w:r>
        <w:r>
          <w:rPr>
            <w:noProof/>
            <w:webHidden/>
          </w:rPr>
          <w:fldChar w:fldCharType="begin"/>
        </w:r>
        <w:r>
          <w:rPr>
            <w:noProof/>
            <w:webHidden/>
          </w:rPr>
          <w:instrText xml:space="preserve"> PAGEREF _Toc483818996 \h </w:instrText>
        </w:r>
        <w:r>
          <w:rPr>
            <w:noProof/>
            <w:webHidden/>
          </w:rPr>
        </w:r>
      </w:ins>
      <w:r>
        <w:rPr>
          <w:noProof/>
          <w:webHidden/>
        </w:rPr>
        <w:fldChar w:fldCharType="separate"/>
      </w:r>
      <w:ins w:id="68" w:author="Tandon, Akshat" w:date="2017-05-29T11:00:00Z">
        <w:r>
          <w:rPr>
            <w:noProof/>
            <w:webHidden/>
          </w:rPr>
          <w:t>8</w:t>
        </w:r>
        <w:r>
          <w:rPr>
            <w:noProof/>
            <w:webHidden/>
          </w:rPr>
          <w:fldChar w:fldCharType="end"/>
        </w:r>
        <w:r w:rsidRPr="00840679">
          <w:rPr>
            <w:rStyle w:val="Hyperlink"/>
            <w:noProof/>
          </w:rPr>
          <w:fldChar w:fldCharType="end"/>
        </w:r>
      </w:ins>
    </w:p>
    <w:p w14:paraId="0BFC758C" w14:textId="77777777" w:rsidR="00494FED" w:rsidRDefault="00494FED">
      <w:pPr>
        <w:pStyle w:val="TOC2"/>
        <w:tabs>
          <w:tab w:val="left" w:pos="662"/>
        </w:tabs>
        <w:rPr>
          <w:ins w:id="69" w:author="Tandon, Akshat" w:date="2017-05-29T11:00:00Z"/>
          <w:rFonts w:asciiTheme="minorHAnsi" w:eastAsiaTheme="minorEastAsia" w:hAnsiTheme="minorHAnsi"/>
          <w:bCs w:val="0"/>
          <w:noProof/>
          <w:sz w:val="24"/>
          <w:szCs w:val="24"/>
          <w:lang w:val="en-GB" w:eastAsia="en-GB"/>
        </w:rPr>
      </w:pPr>
      <w:ins w:id="7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"_Toc483818997"</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4.2.</w:t>
        </w:r>
        <w:r>
          <w:rPr>
            <w:rFonts w:asciiTheme="minorHAnsi" w:eastAsiaTheme="minorEastAsia" w:hAnsiTheme="minorHAnsi"/>
            <w:bCs w:val="0"/>
            <w:noProof/>
            <w:sz w:val="24"/>
            <w:szCs w:val="24"/>
            <w:lang w:val="en-GB" w:eastAsia="en-GB"/>
          </w:rPr>
          <w:tab/>
        </w:r>
        <w:r w:rsidRPr="00840679">
          <w:rPr>
            <w:rStyle w:val="Hyperlink"/>
            <w:noProof/>
          </w:rPr>
          <w:t>Programming Technologies</w:t>
        </w:r>
        <w:r>
          <w:rPr>
            <w:noProof/>
            <w:webHidden/>
          </w:rPr>
          <w:tab/>
        </w:r>
        <w:r>
          <w:rPr>
            <w:noProof/>
            <w:webHidden/>
          </w:rPr>
          <w:fldChar w:fldCharType="begin"/>
        </w:r>
        <w:r>
          <w:rPr>
            <w:noProof/>
            <w:webHidden/>
          </w:rPr>
          <w:instrText xml:space="preserve"> PAGEREF _Toc483818997 \h </w:instrText>
        </w:r>
        <w:r>
          <w:rPr>
            <w:noProof/>
            <w:webHidden/>
          </w:rPr>
        </w:r>
      </w:ins>
      <w:r>
        <w:rPr>
          <w:noProof/>
          <w:webHidden/>
        </w:rPr>
        <w:fldChar w:fldCharType="separate"/>
      </w:r>
      <w:ins w:id="71" w:author="Tandon, Akshat" w:date="2017-05-29T11:00:00Z">
        <w:r>
          <w:rPr>
            <w:noProof/>
            <w:webHidden/>
          </w:rPr>
          <w:t>9</w:t>
        </w:r>
        <w:r>
          <w:rPr>
            <w:noProof/>
            <w:webHidden/>
          </w:rPr>
          <w:fldChar w:fldCharType="end"/>
        </w:r>
        <w:r w:rsidRPr="00840679">
          <w:rPr>
            <w:rStyle w:val="Hyperlink"/>
            <w:noProof/>
          </w:rPr>
          <w:fldChar w:fldCharType="end"/>
        </w:r>
      </w:ins>
    </w:p>
    <w:p w14:paraId="6F36284A" w14:textId="77777777" w:rsidR="00494FED" w:rsidRDefault="00494FED">
      <w:pPr>
        <w:pStyle w:val="TOC3"/>
        <w:tabs>
          <w:tab w:val="left" w:pos="1100"/>
          <w:tab w:val="right" w:leader="dot" w:pos="8290"/>
        </w:tabs>
        <w:rPr>
          <w:ins w:id="72" w:author="Tandon, Akshat" w:date="2017-05-29T11:00:00Z"/>
          <w:rFonts w:asciiTheme="minorHAnsi" w:eastAsiaTheme="minorEastAsia" w:hAnsiTheme="minorHAnsi"/>
          <w:noProof/>
          <w:sz w:val="24"/>
          <w:szCs w:val="24"/>
          <w:lang w:val="en-GB" w:eastAsia="en-GB"/>
        </w:rPr>
      </w:pPr>
      <w:ins w:id="7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"_Toc483818998"</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4.2.2.</w:t>
        </w:r>
        <w:r>
          <w:rPr>
            <w:rFonts w:asciiTheme="minorHAnsi" w:eastAsiaTheme="minorEastAsia" w:hAnsiTheme="minorHAnsi"/>
            <w:noProof/>
            <w:sz w:val="24"/>
            <w:szCs w:val="24"/>
            <w:lang w:val="en-GB" w:eastAsia="en-GB"/>
          </w:rPr>
          <w:tab/>
        </w:r>
        <w:r w:rsidRPr="00840679">
          <w:rPr>
            <w:rStyle w:val="Hyperlink"/>
            <w:noProof/>
          </w:rPr>
          <w:t>Why Python?</w:t>
        </w:r>
        <w:r>
          <w:rPr>
            <w:noProof/>
            <w:webHidden/>
          </w:rPr>
          <w:tab/>
        </w:r>
        <w:r>
          <w:rPr>
            <w:noProof/>
            <w:webHidden/>
          </w:rPr>
          <w:fldChar w:fldCharType="begin"/>
        </w:r>
        <w:r>
          <w:rPr>
            <w:noProof/>
            <w:webHidden/>
          </w:rPr>
          <w:instrText xml:space="preserve"> PAGEREF _Toc483818998 \h </w:instrText>
        </w:r>
        <w:r>
          <w:rPr>
            <w:noProof/>
            <w:webHidden/>
          </w:rPr>
        </w:r>
      </w:ins>
      <w:r>
        <w:rPr>
          <w:noProof/>
          <w:webHidden/>
        </w:rPr>
        <w:fldChar w:fldCharType="separate"/>
      </w:r>
      <w:ins w:id="74" w:author="Tandon, Akshat" w:date="2017-05-29T11:00:00Z">
        <w:r>
          <w:rPr>
            <w:noProof/>
            <w:webHidden/>
          </w:rPr>
          <w:t>13</w:t>
        </w:r>
        <w:r>
          <w:rPr>
            <w:noProof/>
            <w:webHidden/>
          </w:rPr>
          <w:fldChar w:fldCharType="end"/>
        </w:r>
        <w:r w:rsidRPr="00840679">
          <w:rPr>
            <w:rStyle w:val="Hyperlink"/>
            <w:noProof/>
          </w:rPr>
          <w:fldChar w:fldCharType="end"/>
        </w:r>
      </w:ins>
    </w:p>
    <w:p w14:paraId="0BB49413" w14:textId="77777777" w:rsidR="00494FED" w:rsidRDefault="00494FED">
      <w:pPr>
        <w:pStyle w:val="TOC1"/>
        <w:tabs>
          <w:tab w:val="left" w:pos="1320"/>
          <w:tab w:val="right" w:leader="dot" w:pos="8290"/>
        </w:tabs>
        <w:rPr>
          <w:ins w:id="75" w:author="Tandon, Akshat" w:date="2017-05-29T11:00:00Z"/>
          <w:rFonts w:asciiTheme="minorHAnsi" w:eastAsiaTheme="minorEastAsia" w:hAnsiTheme="minorHAnsi"/>
          <w:b w:val="0"/>
          <w:bCs w:val="0"/>
          <w:noProof/>
          <w:sz w:val="24"/>
          <w:lang w:val="en-GB" w:eastAsia="en-GB"/>
        </w:rPr>
      </w:pPr>
      <w:ins w:id="7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"_Toc483818999"</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5.</w:t>
        </w:r>
        <w:r>
          <w:rPr>
            <w:rFonts w:asciiTheme="minorHAnsi" w:eastAsiaTheme="minorEastAsia" w:hAnsiTheme="minorHAnsi"/>
            <w:b w:val="0"/>
            <w:bCs w:val="0"/>
            <w:noProof/>
            <w:sz w:val="24"/>
            <w:lang w:val="en-GB" w:eastAsia="en-GB"/>
          </w:rPr>
          <w:tab/>
        </w:r>
        <w:r w:rsidRPr="00840679">
          <w:rPr>
            <w:rStyle w:val="Hyperlink"/>
            <w:noProof/>
          </w:rPr>
          <w:t>Technical walkthrough</w:t>
        </w:r>
        <w:r>
          <w:rPr>
            <w:noProof/>
            <w:webHidden/>
          </w:rPr>
          <w:tab/>
        </w:r>
        <w:r>
          <w:rPr>
            <w:noProof/>
            <w:webHidden/>
          </w:rPr>
          <w:fldChar w:fldCharType="begin"/>
        </w:r>
        <w:r>
          <w:rPr>
            <w:noProof/>
            <w:webHidden/>
          </w:rPr>
          <w:instrText xml:space="preserve"> PAGEREF _Toc483818999 \h </w:instrText>
        </w:r>
        <w:r>
          <w:rPr>
            <w:noProof/>
            <w:webHidden/>
          </w:rPr>
        </w:r>
      </w:ins>
      <w:r>
        <w:rPr>
          <w:noProof/>
          <w:webHidden/>
        </w:rPr>
        <w:fldChar w:fldCharType="separate"/>
      </w:r>
      <w:ins w:id="77" w:author="Tandon, Akshat" w:date="2017-05-29T11:00:00Z">
        <w:r>
          <w:rPr>
            <w:noProof/>
            <w:webHidden/>
          </w:rPr>
          <w:t>14</w:t>
        </w:r>
        <w:r>
          <w:rPr>
            <w:noProof/>
            <w:webHidden/>
          </w:rPr>
          <w:fldChar w:fldCharType="end"/>
        </w:r>
        <w:r w:rsidRPr="00840679">
          <w:rPr>
            <w:rStyle w:val="Hyperlink"/>
            <w:noProof/>
          </w:rPr>
          <w:fldChar w:fldCharType="end"/>
        </w:r>
      </w:ins>
    </w:p>
    <w:p w14:paraId="29A153AD" w14:textId="77777777" w:rsidR="00494FED" w:rsidRDefault="00494FED">
      <w:pPr>
        <w:pStyle w:val="TOC1"/>
        <w:tabs>
          <w:tab w:val="left" w:pos="1320"/>
          <w:tab w:val="right" w:leader="dot" w:pos="8290"/>
        </w:tabs>
        <w:rPr>
          <w:ins w:id="78" w:author="Tandon, Akshat" w:date="2017-05-29T11:00:00Z"/>
          <w:rFonts w:asciiTheme="minorHAnsi" w:eastAsiaTheme="minorEastAsia" w:hAnsiTheme="minorHAnsi"/>
          <w:b w:val="0"/>
          <w:bCs w:val="0"/>
          <w:noProof/>
          <w:sz w:val="24"/>
          <w:lang w:val="en-GB" w:eastAsia="en-GB"/>
        </w:rPr>
      </w:pPr>
      <w:ins w:id="7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"_Toc483819000"</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6.</w:t>
        </w:r>
        <w:r>
          <w:rPr>
            <w:rFonts w:asciiTheme="minorHAnsi" w:eastAsiaTheme="minorEastAsia" w:hAnsiTheme="minorHAnsi"/>
            <w:b w:val="0"/>
            <w:bCs w:val="0"/>
            <w:noProof/>
            <w:sz w:val="24"/>
            <w:lang w:val="en-GB" w:eastAsia="en-GB"/>
          </w:rPr>
          <w:tab/>
        </w:r>
        <w:r w:rsidRPr="00840679">
          <w:rPr>
            <w:rStyle w:val="Hyperlink"/>
            <w:noProof/>
          </w:rPr>
          <w:t>Plagiarism Check</w:t>
        </w:r>
        <w:r>
          <w:rPr>
            <w:noProof/>
            <w:webHidden/>
          </w:rPr>
          <w:tab/>
        </w:r>
        <w:r>
          <w:rPr>
            <w:noProof/>
            <w:webHidden/>
          </w:rPr>
          <w:fldChar w:fldCharType="begin"/>
        </w:r>
        <w:r>
          <w:rPr>
            <w:noProof/>
            <w:webHidden/>
          </w:rPr>
          <w:instrText xml:space="preserve"> PAGEREF _Toc483819000 \h </w:instrText>
        </w:r>
        <w:r>
          <w:rPr>
            <w:noProof/>
            <w:webHidden/>
          </w:rPr>
        </w:r>
      </w:ins>
      <w:r>
        <w:rPr>
          <w:noProof/>
          <w:webHidden/>
        </w:rPr>
        <w:fldChar w:fldCharType="separate"/>
      </w:r>
      <w:ins w:id="80" w:author="Tandon, Akshat" w:date="2017-05-29T11:00:00Z">
        <w:r>
          <w:rPr>
            <w:noProof/>
            <w:webHidden/>
          </w:rPr>
          <w:t>15</w:t>
        </w:r>
        <w:r>
          <w:rPr>
            <w:noProof/>
            <w:webHidden/>
          </w:rPr>
          <w:fldChar w:fldCharType="end"/>
        </w:r>
        <w:r w:rsidRPr="00840679">
          <w:rPr>
            <w:rStyle w:val="Hyperlink"/>
            <w:noProof/>
          </w:rPr>
          <w:fldChar w:fldCharType="end"/>
        </w:r>
      </w:ins>
    </w:p>
    <w:p w14:paraId="2D13E539" w14:textId="77777777" w:rsidR="00494FED" w:rsidRDefault="00494FED">
      <w:pPr>
        <w:pStyle w:val="TOC1"/>
        <w:tabs>
          <w:tab w:val="left" w:pos="1320"/>
          <w:tab w:val="right" w:leader="dot" w:pos="8290"/>
        </w:tabs>
        <w:rPr>
          <w:ins w:id="81" w:author="Tandon, Akshat" w:date="2017-05-29T11:00:00Z"/>
          <w:rFonts w:asciiTheme="minorHAnsi" w:eastAsiaTheme="minorEastAsia" w:hAnsiTheme="minorHAnsi"/>
          <w:b w:val="0"/>
          <w:bCs w:val="0"/>
          <w:noProof/>
          <w:sz w:val="24"/>
          <w:lang w:val="en-GB" w:eastAsia="en-GB"/>
        </w:rPr>
      </w:pPr>
      <w:ins w:id="8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"_Toc483819001"</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Chapter 7.</w:t>
        </w:r>
        <w:r>
          <w:rPr>
            <w:rFonts w:asciiTheme="minorHAnsi" w:eastAsiaTheme="minorEastAsia" w:hAnsiTheme="minorHAnsi"/>
            <w:b w:val="0"/>
            <w:bCs w:val="0"/>
            <w:noProof/>
            <w:sz w:val="24"/>
            <w:lang w:val="en-GB" w:eastAsia="en-GB"/>
          </w:rPr>
          <w:tab/>
        </w:r>
        <w:r w:rsidRPr="00840679">
          <w:rPr>
            <w:rStyle w:val="Hyperlink"/>
            <w:noProof/>
          </w:rPr>
          <w:t>Testing Testrek</w:t>
        </w:r>
        <w:r>
          <w:rPr>
            <w:noProof/>
            <w:webHidden/>
          </w:rPr>
          <w:tab/>
        </w:r>
        <w:r>
          <w:rPr>
            <w:noProof/>
            <w:webHidden/>
          </w:rPr>
          <w:fldChar w:fldCharType="begin"/>
        </w:r>
        <w:r>
          <w:rPr>
            <w:noProof/>
            <w:webHidden/>
          </w:rPr>
          <w:instrText xml:space="preserve"> PAGEREF _Toc483819001 \h </w:instrText>
        </w:r>
        <w:r>
          <w:rPr>
            <w:noProof/>
            <w:webHidden/>
          </w:rPr>
        </w:r>
      </w:ins>
      <w:r>
        <w:rPr>
          <w:noProof/>
          <w:webHidden/>
        </w:rPr>
        <w:fldChar w:fldCharType="separate"/>
      </w:r>
      <w:ins w:id="83" w:author="Tandon, Akshat" w:date="2017-05-29T11:00:00Z">
        <w:r>
          <w:rPr>
            <w:noProof/>
            <w:webHidden/>
          </w:rPr>
          <w:t>16</w:t>
        </w:r>
        <w:r>
          <w:rPr>
            <w:noProof/>
            <w:webHidden/>
          </w:rPr>
          <w:fldChar w:fldCharType="end"/>
        </w:r>
        <w:r w:rsidRPr="00840679">
          <w:rPr>
            <w:rStyle w:val="Hyperlink"/>
            <w:noProof/>
          </w:rPr>
          <w:fldChar w:fldCharType="end"/>
        </w:r>
      </w:ins>
    </w:p>
    <w:p w14:paraId="6F4D7938" w14:textId="77777777" w:rsidR="00494FED" w:rsidRDefault="00494FED">
      <w:pPr>
        <w:pStyle w:val="TOC1"/>
        <w:tabs>
          <w:tab w:val="left" w:pos="1584"/>
          <w:tab w:val="right" w:leader="dot" w:pos="8290"/>
        </w:tabs>
        <w:rPr>
          <w:ins w:id="84" w:author="Tandon, Akshat" w:date="2017-05-29T11:00:00Z"/>
          <w:rFonts w:asciiTheme="minorHAnsi" w:eastAsiaTheme="minorEastAsia" w:hAnsiTheme="minorHAnsi"/>
          <w:b w:val="0"/>
          <w:bCs w:val="0"/>
          <w:noProof/>
          <w:sz w:val="24"/>
          <w:lang w:val="en-GB" w:eastAsia="en-GB"/>
        </w:rPr>
      </w:pPr>
      <w:ins w:id="8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"_Toc483819002"</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 xml:space="preserve">Appendix A. </w:t>
        </w:r>
        <w:r>
          <w:rPr>
            <w:rFonts w:asciiTheme="minorHAnsi" w:eastAsiaTheme="minorEastAsia" w:hAnsiTheme="minorHAnsi"/>
            <w:b w:val="0"/>
            <w:bCs w:val="0"/>
            <w:noProof/>
            <w:sz w:val="24"/>
            <w:lang w:val="en-GB" w:eastAsia="en-GB"/>
          </w:rPr>
          <w:tab/>
        </w:r>
        <w:r w:rsidRPr="00840679">
          <w:rPr>
            <w:rStyle w:val="Hyperlink"/>
            <w:noProof/>
          </w:rPr>
          <w:t xml:space="preserve">  An Example of an Appendix</w:t>
        </w:r>
        <w:r>
          <w:rPr>
            <w:noProof/>
            <w:webHidden/>
          </w:rPr>
          <w:tab/>
        </w:r>
        <w:r>
          <w:rPr>
            <w:noProof/>
            <w:webHidden/>
          </w:rPr>
          <w:fldChar w:fldCharType="begin"/>
        </w:r>
        <w:r>
          <w:rPr>
            <w:noProof/>
            <w:webHidden/>
          </w:rPr>
          <w:instrText xml:space="preserve"> PAGEREF _Toc483819002 \h </w:instrText>
        </w:r>
        <w:r>
          <w:rPr>
            <w:noProof/>
            <w:webHidden/>
          </w:rPr>
        </w:r>
      </w:ins>
      <w:r>
        <w:rPr>
          <w:noProof/>
          <w:webHidden/>
        </w:rPr>
        <w:fldChar w:fldCharType="separate"/>
      </w:r>
      <w:ins w:id="86" w:author="Tandon, Akshat" w:date="2017-05-29T11:00:00Z">
        <w:r>
          <w:rPr>
            <w:noProof/>
            <w:webHidden/>
          </w:rPr>
          <w:t>17</w:t>
        </w:r>
        <w:r>
          <w:rPr>
            <w:noProof/>
            <w:webHidden/>
          </w:rPr>
          <w:fldChar w:fldCharType="end"/>
        </w:r>
        <w:r w:rsidRPr="00840679">
          <w:rPr>
            <w:rStyle w:val="Hyperlink"/>
            <w:noProof/>
          </w:rPr>
          <w:fldChar w:fldCharType="end"/>
        </w:r>
      </w:ins>
    </w:p>
    <w:p w14:paraId="0A305E6C" w14:textId="77777777" w:rsidR="00494FED" w:rsidRDefault="00494FED">
      <w:pPr>
        <w:pStyle w:val="TOC1"/>
        <w:tabs>
          <w:tab w:val="right" w:leader="dot" w:pos="8290"/>
        </w:tabs>
        <w:rPr>
          <w:ins w:id="87" w:author="Tandon, Akshat" w:date="2017-05-29T11:00:00Z"/>
          <w:rFonts w:asciiTheme="minorHAnsi" w:eastAsiaTheme="minorEastAsia" w:hAnsiTheme="minorHAnsi"/>
          <w:b w:val="0"/>
          <w:bCs w:val="0"/>
          <w:noProof/>
          <w:sz w:val="24"/>
          <w:lang w:val="en-GB" w:eastAsia="en-GB"/>
        </w:rPr>
      </w:pPr>
      <w:ins w:id="8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"_Toc483819003"</w:instrText>
        </w:r>
        <w:r w:rsidRPr="00840679">
          <w:rPr>
            <w:rStyle w:val="Hyperlink"/>
            <w:noProof/>
          </w:rPr>
          <w:instrText xml:space="preserve"> </w:instrText>
        </w:r>
        <w:r w:rsidRPr="00840679">
          <w:rPr>
            <w:rStyle w:val="Hyperlink"/>
            <w:noProof/>
          </w:rPr>
        </w:r>
        <w:r w:rsidRPr="00840679">
          <w:rPr>
            <w:rStyle w:val="Hyperlink"/>
            <w:noProof/>
          </w:rPr>
          <w:fldChar w:fldCharType="separate"/>
        </w:r>
        <w:r w:rsidRPr="00840679">
          <w:rPr>
            <w:rStyle w:val="Hyperlink"/>
            <w:noProof/>
          </w:rPr>
          <w:t>References</w:t>
        </w:r>
        <w:r>
          <w:rPr>
            <w:noProof/>
            <w:webHidden/>
          </w:rPr>
          <w:tab/>
        </w:r>
        <w:r>
          <w:rPr>
            <w:noProof/>
            <w:webHidden/>
          </w:rPr>
          <w:fldChar w:fldCharType="begin"/>
        </w:r>
        <w:r>
          <w:rPr>
            <w:noProof/>
            <w:webHidden/>
          </w:rPr>
          <w:instrText xml:space="preserve"> PAGEREF _Toc483819003 \h </w:instrText>
        </w:r>
        <w:r>
          <w:rPr>
            <w:noProof/>
            <w:webHidden/>
          </w:rPr>
        </w:r>
      </w:ins>
      <w:r>
        <w:rPr>
          <w:noProof/>
          <w:webHidden/>
        </w:rPr>
        <w:fldChar w:fldCharType="separate"/>
      </w:r>
      <w:ins w:id="89" w:author="Tandon, Akshat" w:date="2017-05-29T11:00:00Z">
        <w:r>
          <w:rPr>
            <w:noProof/>
            <w:webHidden/>
          </w:rPr>
          <w:t>18</w:t>
        </w:r>
        <w:r>
          <w:rPr>
            <w:noProof/>
            <w:webHidden/>
          </w:rPr>
          <w:fldChar w:fldCharType="end"/>
        </w:r>
        <w:r w:rsidRPr="00840679">
          <w:rPr>
            <w:rStyle w:val="Hyperlink"/>
            <w:noProof/>
          </w:rPr>
          <w:fldChar w:fldCharType="end"/>
        </w:r>
      </w:ins>
    </w:p>
    <w:p w14:paraId="5112B09F" w14:textId="77777777" w:rsidR="00726916" w:rsidDel="00494FED" w:rsidRDefault="00726916">
      <w:pPr>
        <w:pStyle w:val="TOC2"/>
        <w:rPr>
          <w:del w:id="90" w:author="Tandon, Akshat" w:date="2017-05-29T11:00:00Z"/>
          <w:rFonts w:asciiTheme="minorHAnsi" w:eastAsiaTheme="minorEastAsia" w:hAnsiTheme="minorHAnsi"/>
          <w:bCs w:val="0"/>
          <w:noProof/>
          <w:sz w:val="24"/>
          <w:szCs w:val="24"/>
          <w:lang w:val="en-GB" w:eastAsia="en-GB"/>
        </w:rPr>
      </w:pPr>
      <w:del w:id="91" w:author="Tandon, Akshat" w:date="2017-05-29T11:00:00Z">
        <w:r w:rsidRPr="00494FED" w:rsidDel="00494FED">
          <w:rPr>
            <w:noProof/>
            <w:rPrChange w:id="92" w:author="Tandon, Akshat" w:date="2017-05-29T11:00:00Z">
              <w:rPr>
                <w:rStyle w:val="Hyperlink"/>
                <w:noProof/>
              </w:rPr>
            </w:rPrChange>
          </w:rPr>
          <w:delText>Approval</w:delText>
        </w:r>
        <w:r w:rsidDel="00494FED">
          <w:rPr>
            <w:noProof/>
            <w:webHidden/>
          </w:rPr>
          <w:tab/>
          <w:delText>ii</w:delText>
        </w:r>
      </w:del>
    </w:p>
    <w:p w14:paraId="550EA697" w14:textId="77777777" w:rsidR="00726916" w:rsidDel="00494FED" w:rsidRDefault="00726916">
      <w:pPr>
        <w:pStyle w:val="TOC2"/>
        <w:rPr>
          <w:del w:id="93" w:author="Tandon, Akshat" w:date="2017-05-29T11:00:00Z"/>
          <w:rFonts w:asciiTheme="minorHAnsi" w:eastAsiaTheme="minorEastAsia" w:hAnsiTheme="minorHAnsi"/>
          <w:bCs w:val="0"/>
          <w:noProof/>
          <w:sz w:val="24"/>
          <w:szCs w:val="24"/>
          <w:lang w:val="en-GB" w:eastAsia="en-GB"/>
        </w:rPr>
      </w:pPr>
      <w:del w:id="94" w:author="Tandon, Akshat" w:date="2017-05-29T11:00:00Z">
        <w:r w:rsidRPr="00494FED" w:rsidDel="00494FED">
          <w:rPr>
            <w:noProof/>
            <w:rPrChange w:id="95" w:author="Tandon, Akshat" w:date="2017-05-29T11:00:00Z">
              <w:rPr>
                <w:rStyle w:val="Hyperlink"/>
                <w:noProof/>
              </w:rPr>
            </w:rPrChange>
          </w:rPr>
          <w:delText>Ethics Statement</w:delText>
        </w:r>
        <w:r w:rsidDel="00494FED">
          <w:rPr>
            <w:noProof/>
            <w:webHidden/>
          </w:rPr>
          <w:tab/>
          <w:delText>iii</w:delText>
        </w:r>
      </w:del>
    </w:p>
    <w:p w14:paraId="2E19DF19" w14:textId="77777777" w:rsidR="00726916" w:rsidDel="00494FED" w:rsidRDefault="00726916">
      <w:pPr>
        <w:pStyle w:val="TOC2"/>
        <w:rPr>
          <w:del w:id="96" w:author="Tandon, Akshat" w:date="2017-05-29T11:00:00Z"/>
          <w:rFonts w:asciiTheme="minorHAnsi" w:eastAsiaTheme="minorEastAsia" w:hAnsiTheme="minorHAnsi"/>
          <w:bCs w:val="0"/>
          <w:noProof/>
          <w:sz w:val="24"/>
          <w:szCs w:val="24"/>
          <w:lang w:val="en-GB" w:eastAsia="en-GB"/>
        </w:rPr>
      </w:pPr>
      <w:del w:id="97" w:author="Tandon, Akshat" w:date="2017-05-29T11:00:00Z">
        <w:r w:rsidRPr="00494FED" w:rsidDel="00494FED">
          <w:rPr>
            <w:noProof/>
            <w:rPrChange w:id="98" w:author="Tandon, Akshat" w:date="2017-05-29T11:00:00Z">
              <w:rPr>
                <w:rStyle w:val="Hyperlink"/>
                <w:noProof/>
              </w:rPr>
            </w:rPrChange>
          </w:rPr>
          <w:delText>Abstract</w:delText>
        </w:r>
        <w:r w:rsidDel="00494FED">
          <w:rPr>
            <w:noProof/>
            <w:webHidden/>
          </w:rPr>
          <w:tab/>
          <w:delText>iv</w:delText>
        </w:r>
      </w:del>
    </w:p>
    <w:p w14:paraId="31909FAB" w14:textId="77777777" w:rsidR="00726916" w:rsidDel="00494FED" w:rsidRDefault="00726916">
      <w:pPr>
        <w:pStyle w:val="TOC2"/>
        <w:rPr>
          <w:del w:id="99" w:author="Tandon, Akshat" w:date="2017-05-29T11:00:00Z"/>
          <w:rFonts w:asciiTheme="minorHAnsi" w:eastAsiaTheme="minorEastAsia" w:hAnsiTheme="minorHAnsi"/>
          <w:bCs w:val="0"/>
          <w:noProof/>
          <w:sz w:val="24"/>
          <w:szCs w:val="24"/>
          <w:lang w:val="en-GB" w:eastAsia="en-GB"/>
        </w:rPr>
      </w:pPr>
      <w:del w:id="100" w:author="Tandon, Akshat" w:date="2017-05-29T11:00:00Z">
        <w:r w:rsidRPr="00494FED" w:rsidDel="00494FED">
          <w:rPr>
            <w:noProof/>
            <w:rPrChange w:id="101" w:author="Tandon, Akshat" w:date="2017-05-29T11:00:00Z">
              <w:rPr>
                <w:rStyle w:val="Hyperlink"/>
                <w:noProof/>
              </w:rPr>
            </w:rPrChange>
          </w:rPr>
          <w:delText>Dedication</w:delText>
        </w:r>
        <w:r w:rsidDel="00494FED">
          <w:rPr>
            <w:noProof/>
            <w:webHidden/>
          </w:rPr>
          <w:tab/>
          <w:delText>v</w:delText>
        </w:r>
      </w:del>
    </w:p>
    <w:p w14:paraId="144A37F1" w14:textId="77777777" w:rsidR="00726916" w:rsidDel="00494FED" w:rsidRDefault="00726916">
      <w:pPr>
        <w:pStyle w:val="TOC2"/>
        <w:rPr>
          <w:del w:id="102" w:author="Tandon, Akshat" w:date="2017-05-29T11:00:00Z"/>
          <w:rFonts w:asciiTheme="minorHAnsi" w:eastAsiaTheme="minorEastAsia" w:hAnsiTheme="minorHAnsi"/>
          <w:bCs w:val="0"/>
          <w:noProof/>
          <w:sz w:val="24"/>
          <w:szCs w:val="24"/>
          <w:lang w:val="en-GB" w:eastAsia="en-GB"/>
        </w:rPr>
      </w:pPr>
      <w:del w:id="103" w:author="Tandon, Akshat" w:date="2017-05-29T11:00:00Z">
        <w:r w:rsidRPr="00494FED" w:rsidDel="00494FED">
          <w:rPr>
            <w:noProof/>
            <w:rPrChange w:id="104" w:author="Tandon, Akshat" w:date="2017-05-29T11:00:00Z">
              <w:rPr>
                <w:rStyle w:val="Hyperlink"/>
                <w:noProof/>
              </w:rPr>
            </w:rPrChange>
          </w:rPr>
          <w:delText>Acknowledgements</w:delText>
        </w:r>
        <w:r w:rsidDel="00494FED">
          <w:rPr>
            <w:noProof/>
            <w:webHidden/>
          </w:rPr>
          <w:tab/>
          <w:delText>vi</w:delText>
        </w:r>
      </w:del>
    </w:p>
    <w:p w14:paraId="7E50E3B3" w14:textId="77777777" w:rsidR="00726916" w:rsidDel="00494FED" w:rsidRDefault="00726916">
      <w:pPr>
        <w:pStyle w:val="TOC2"/>
        <w:rPr>
          <w:del w:id="105" w:author="Tandon, Akshat" w:date="2017-05-29T11:00:00Z"/>
          <w:rFonts w:asciiTheme="minorHAnsi" w:eastAsiaTheme="minorEastAsia" w:hAnsiTheme="minorHAnsi"/>
          <w:bCs w:val="0"/>
          <w:noProof/>
          <w:sz w:val="24"/>
          <w:szCs w:val="24"/>
          <w:lang w:val="en-GB" w:eastAsia="en-GB"/>
        </w:rPr>
      </w:pPr>
      <w:del w:id="106" w:author="Tandon, Akshat" w:date="2017-05-29T11:00:00Z">
        <w:r w:rsidRPr="00494FED" w:rsidDel="00494FED">
          <w:rPr>
            <w:noProof/>
            <w:rPrChange w:id="107" w:author="Tandon, Akshat" w:date="2017-05-29T11:00:00Z">
              <w:rPr>
                <w:rStyle w:val="Hyperlink"/>
                <w:noProof/>
              </w:rPr>
            </w:rPrChange>
          </w:rPr>
          <w:delText>Table of Contents</w:delText>
        </w:r>
        <w:r w:rsidDel="00494FED">
          <w:rPr>
            <w:noProof/>
            <w:webHidden/>
          </w:rPr>
          <w:tab/>
          <w:delText>vii</w:delText>
        </w:r>
      </w:del>
    </w:p>
    <w:p w14:paraId="003C515A" w14:textId="77777777" w:rsidR="00726916" w:rsidDel="00494FED" w:rsidRDefault="00726916">
      <w:pPr>
        <w:pStyle w:val="TOC2"/>
        <w:rPr>
          <w:del w:id="108" w:author="Tandon, Akshat" w:date="2017-05-29T11:00:00Z"/>
          <w:rFonts w:asciiTheme="minorHAnsi" w:eastAsiaTheme="minorEastAsia" w:hAnsiTheme="minorHAnsi"/>
          <w:bCs w:val="0"/>
          <w:noProof/>
          <w:sz w:val="24"/>
          <w:szCs w:val="24"/>
          <w:lang w:val="en-GB" w:eastAsia="en-GB"/>
        </w:rPr>
      </w:pPr>
      <w:del w:id="109" w:author="Tandon, Akshat" w:date="2017-05-29T11:00:00Z">
        <w:r w:rsidRPr="00494FED" w:rsidDel="00494FED">
          <w:rPr>
            <w:noProof/>
            <w:rPrChange w:id="110" w:author="Tandon, Akshat" w:date="2017-05-29T11:00:00Z">
              <w:rPr>
                <w:rStyle w:val="Hyperlink"/>
                <w:noProof/>
              </w:rPr>
            </w:rPrChange>
          </w:rPr>
          <w:delText>List of Tables</w:delText>
        </w:r>
        <w:r w:rsidDel="00494FED">
          <w:rPr>
            <w:noProof/>
            <w:webHidden/>
          </w:rPr>
          <w:tab/>
          <w:delText>viii</w:delText>
        </w:r>
      </w:del>
    </w:p>
    <w:p w14:paraId="25099EF9" w14:textId="77777777" w:rsidR="00726916" w:rsidDel="00494FED" w:rsidRDefault="00726916">
      <w:pPr>
        <w:pStyle w:val="TOC2"/>
        <w:rPr>
          <w:del w:id="111" w:author="Tandon, Akshat" w:date="2017-05-29T11:00:00Z"/>
          <w:rFonts w:asciiTheme="minorHAnsi" w:eastAsiaTheme="minorEastAsia" w:hAnsiTheme="minorHAnsi"/>
          <w:bCs w:val="0"/>
          <w:noProof/>
          <w:sz w:val="24"/>
          <w:szCs w:val="24"/>
          <w:lang w:val="en-GB" w:eastAsia="en-GB"/>
        </w:rPr>
      </w:pPr>
      <w:del w:id="112" w:author="Tandon, Akshat" w:date="2017-05-29T11:00:00Z">
        <w:r w:rsidRPr="00494FED" w:rsidDel="00494FED">
          <w:rPr>
            <w:noProof/>
            <w:rPrChange w:id="113" w:author="Tandon, Akshat" w:date="2017-05-29T11:00:00Z">
              <w:rPr>
                <w:rStyle w:val="Hyperlink"/>
                <w:noProof/>
              </w:rPr>
            </w:rPrChange>
          </w:rPr>
          <w:delText>List of Figures</w:delText>
        </w:r>
        <w:r w:rsidDel="00494FED">
          <w:rPr>
            <w:noProof/>
            <w:webHidden/>
          </w:rPr>
          <w:tab/>
          <w:delText>ix</w:delText>
        </w:r>
      </w:del>
    </w:p>
    <w:p w14:paraId="7D246F8D" w14:textId="77777777" w:rsidR="00726916" w:rsidDel="00494FED" w:rsidRDefault="00726916">
      <w:pPr>
        <w:pStyle w:val="TOC2"/>
        <w:rPr>
          <w:del w:id="114" w:author="Tandon, Akshat" w:date="2017-05-29T11:00:00Z"/>
          <w:rFonts w:asciiTheme="minorHAnsi" w:eastAsiaTheme="minorEastAsia" w:hAnsiTheme="minorHAnsi"/>
          <w:bCs w:val="0"/>
          <w:noProof/>
          <w:sz w:val="24"/>
          <w:szCs w:val="24"/>
          <w:lang w:val="en-GB" w:eastAsia="en-GB"/>
        </w:rPr>
      </w:pPr>
      <w:del w:id="115" w:author="Tandon, Akshat" w:date="2017-05-29T11:00:00Z">
        <w:r w:rsidRPr="00494FED" w:rsidDel="00494FED">
          <w:rPr>
            <w:noProof/>
            <w:rPrChange w:id="116" w:author="Tandon, Akshat" w:date="2017-05-29T11:00:00Z">
              <w:rPr>
                <w:rStyle w:val="Hyperlink"/>
                <w:noProof/>
              </w:rPr>
            </w:rPrChange>
          </w:rPr>
          <w:delText>List of Acronyms</w:delText>
        </w:r>
        <w:r w:rsidDel="00494FED">
          <w:rPr>
            <w:noProof/>
            <w:webHidden/>
          </w:rPr>
          <w:tab/>
          <w:delText>x</w:delText>
        </w:r>
      </w:del>
    </w:p>
    <w:p w14:paraId="79D86C2E" w14:textId="77777777" w:rsidR="00726916" w:rsidDel="00494FED" w:rsidRDefault="00726916">
      <w:pPr>
        <w:pStyle w:val="TOC2"/>
        <w:rPr>
          <w:del w:id="117" w:author="Tandon, Akshat" w:date="2017-05-29T11:00:00Z"/>
          <w:rFonts w:asciiTheme="minorHAnsi" w:eastAsiaTheme="minorEastAsia" w:hAnsiTheme="minorHAnsi"/>
          <w:bCs w:val="0"/>
          <w:noProof/>
          <w:sz w:val="24"/>
          <w:szCs w:val="24"/>
          <w:lang w:val="en-GB" w:eastAsia="en-GB"/>
        </w:rPr>
      </w:pPr>
      <w:del w:id="118" w:author="Tandon, Akshat" w:date="2017-05-29T11:00:00Z">
        <w:r w:rsidRPr="00494FED" w:rsidDel="00494FED">
          <w:rPr>
            <w:noProof/>
            <w:rPrChange w:id="119" w:author="Tandon, Akshat" w:date="2017-05-29T11:00:00Z">
              <w:rPr>
                <w:rStyle w:val="Hyperlink"/>
                <w:noProof/>
              </w:rPr>
            </w:rPrChange>
          </w:rPr>
          <w:delText>Glossary</w:delText>
        </w:r>
        <w:r w:rsidDel="00494FED">
          <w:rPr>
            <w:noProof/>
            <w:webHidden/>
          </w:rPr>
          <w:tab/>
          <w:delText>xi</w:delText>
        </w:r>
      </w:del>
    </w:p>
    <w:p w14:paraId="7EBB1991" w14:textId="77777777" w:rsidR="00726916" w:rsidDel="00494FED" w:rsidRDefault="00726916">
      <w:pPr>
        <w:pStyle w:val="TOC2"/>
        <w:rPr>
          <w:del w:id="120" w:author="Tandon, Akshat" w:date="2017-05-29T11:00:00Z"/>
          <w:rFonts w:asciiTheme="minorHAnsi" w:eastAsiaTheme="minorEastAsia" w:hAnsiTheme="minorHAnsi"/>
          <w:bCs w:val="0"/>
          <w:noProof/>
          <w:sz w:val="24"/>
          <w:szCs w:val="24"/>
          <w:lang w:val="en-GB" w:eastAsia="en-GB"/>
        </w:rPr>
      </w:pPr>
      <w:del w:id="121" w:author="Tandon, Akshat" w:date="2017-05-29T11:00:00Z">
        <w:r w:rsidRPr="00494FED" w:rsidDel="00494FED">
          <w:rPr>
            <w:noProof/>
            <w:rPrChange w:id="122" w:author="Tandon, Akshat" w:date="2017-05-29T11:00:00Z">
              <w:rPr>
                <w:rStyle w:val="Hyperlink"/>
                <w:noProof/>
              </w:rPr>
            </w:rPrChange>
          </w:rPr>
          <w:delText>Preface/Executive Summary/Image</w:delText>
        </w:r>
        <w:r w:rsidDel="00494FED">
          <w:rPr>
            <w:noProof/>
            <w:webHidden/>
          </w:rPr>
          <w:tab/>
          <w:delText>xii</w:delText>
        </w:r>
      </w:del>
    </w:p>
    <w:p w14:paraId="6AD0CF6D" w14:textId="77777777" w:rsidR="00726916" w:rsidDel="00494FED" w:rsidRDefault="00726916">
      <w:pPr>
        <w:pStyle w:val="TOC1"/>
        <w:tabs>
          <w:tab w:val="left" w:pos="1320"/>
          <w:tab w:val="right" w:leader="dot" w:pos="8290"/>
        </w:tabs>
        <w:rPr>
          <w:del w:id="123" w:author="Tandon, Akshat" w:date="2017-05-29T11:00:00Z"/>
          <w:rFonts w:asciiTheme="minorHAnsi" w:eastAsiaTheme="minorEastAsia" w:hAnsiTheme="minorHAnsi"/>
          <w:b w:val="0"/>
          <w:bCs w:val="0"/>
          <w:noProof/>
          <w:sz w:val="24"/>
          <w:lang w:val="en-GB" w:eastAsia="en-GB"/>
        </w:rPr>
      </w:pPr>
      <w:del w:id="124" w:author="Tandon, Akshat" w:date="2017-05-29T11:00:00Z">
        <w:r w:rsidRPr="00494FED" w:rsidDel="00494FED">
          <w:rPr>
            <w:noProof/>
            <w:rPrChange w:id="125" w:author="Tandon, Akshat" w:date="2017-05-29T11:00:00Z">
              <w:rPr>
                <w:rStyle w:val="Hyperlink"/>
                <w:noProof/>
              </w:rPr>
            </w:rPrChange>
          </w:rPr>
          <w:delText>Chapter 1.</w:delText>
        </w:r>
        <w:r w:rsidDel="00494FED">
          <w:rPr>
            <w:rFonts w:asciiTheme="minorHAnsi" w:eastAsiaTheme="minorEastAsia" w:hAnsiTheme="minorHAnsi"/>
            <w:b w:val="0"/>
            <w:bCs w:val="0"/>
            <w:noProof/>
            <w:sz w:val="24"/>
            <w:lang w:val="en-GB" w:eastAsia="en-GB"/>
          </w:rPr>
          <w:tab/>
        </w:r>
        <w:r w:rsidRPr="00494FED" w:rsidDel="00494FED">
          <w:rPr>
            <w:noProof/>
            <w:rPrChange w:id="126" w:author="Tandon, Akshat" w:date="2017-05-29T11:00:00Z">
              <w:rPr>
                <w:rStyle w:val="Hyperlink"/>
                <w:noProof/>
              </w:rPr>
            </w:rPrChange>
          </w:rPr>
          <w:delText>Introduction</w:delText>
        </w:r>
        <w:r w:rsidDel="00494FED">
          <w:rPr>
            <w:noProof/>
            <w:webHidden/>
          </w:rPr>
          <w:tab/>
          <w:delText>1</w:delText>
        </w:r>
      </w:del>
    </w:p>
    <w:p w14:paraId="67B27D42" w14:textId="77777777" w:rsidR="00726916" w:rsidDel="00494FED" w:rsidRDefault="00726916">
      <w:pPr>
        <w:pStyle w:val="TOC2"/>
        <w:tabs>
          <w:tab w:val="left" w:pos="662"/>
        </w:tabs>
        <w:rPr>
          <w:del w:id="127" w:author="Tandon, Akshat" w:date="2017-05-29T11:00:00Z"/>
          <w:rFonts w:asciiTheme="minorHAnsi" w:eastAsiaTheme="minorEastAsia" w:hAnsiTheme="minorHAnsi"/>
          <w:bCs w:val="0"/>
          <w:noProof/>
          <w:sz w:val="24"/>
          <w:szCs w:val="24"/>
          <w:lang w:val="en-GB" w:eastAsia="en-GB"/>
        </w:rPr>
      </w:pPr>
      <w:del w:id="128" w:author="Tandon, Akshat" w:date="2017-05-29T11:00:00Z">
        <w:r w:rsidRPr="00494FED" w:rsidDel="00494FED">
          <w:rPr>
            <w:noProof/>
            <w:rPrChange w:id="129" w:author="Tandon, Akshat" w:date="2017-05-29T11:00:00Z">
              <w:rPr>
                <w:rStyle w:val="Hyperlink"/>
                <w:noProof/>
              </w:rPr>
            </w:rPrChange>
          </w:rPr>
          <w:delText>1.1.</w:delText>
        </w:r>
        <w:r w:rsidDel="00494FED">
          <w:rPr>
            <w:rFonts w:asciiTheme="minorHAnsi" w:eastAsiaTheme="minorEastAsia" w:hAnsiTheme="minorHAnsi"/>
            <w:bCs w:val="0"/>
            <w:noProof/>
            <w:sz w:val="24"/>
            <w:szCs w:val="24"/>
            <w:lang w:val="en-GB" w:eastAsia="en-GB"/>
          </w:rPr>
          <w:tab/>
        </w:r>
        <w:r w:rsidRPr="00494FED" w:rsidDel="00494FED">
          <w:rPr>
            <w:noProof/>
            <w:rPrChange w:id="130" w:author="Tandon, Akshat" w:date="2017-05-29T11:00:00Z">
              <w:rPr>
                <w:rStyle w:val="Hyperlink"/>
                <w:noProof/>
              </w:rPr>
            </w:rPrChange>
          </w:rPr>
          <w:delText>Motivation</w:delText>
        </w:r>
        <w:r w:rsidDel="00494FED">
          <w:rPr>
            <w:noProof/>
            <w:webHidden/>
          </w:rPr>
          <w:tab/>
          <w:delText>1</w:delText>
        </w:r>
      </w:del>
    </w:p>
    <w:p w14:paraId="457C4623" w14:textId="77777777" w:rsidR="00726916" w:rsidDel="00494FED" w:rsidRDefault="00726916">
      <w:pPr>
        <w:pStyle w:val="TOC2"/>
        <w:tabs>
          <w:tab w:val="left" w:pos="662"/>
        </w:tabs>
        <w:rPr>
          <w:del w:id="131" w:author="Tandon, Akshat" w:date="2017-05-29T11:00:00Z"/>
          <w:rFonts w:asciiTheme="minorHAnsi" w:eastAsiaTheme="minorEastAsia" w:hAnsiTheme="minorHAnsi"/>
          <w:bCs w:val="0"/>
          <w:noProof/>
          <w:sz w:val="24"/>
          <w:szCs w:val="24"/>
          <w:lang w:val="en-GB" w:eastAsia="en-GB"/>
        </w:rPr>
      </w:pPr>
      <w:del w:id="132" w:author="Tandon, Akshat" w:date="2017-05-29T11:00:00Z">
        <w:r w:rsidRPr="00494FED" w:rsidDel="00494FED">
          <w:rPr>
            <w:noProof/>
            <w:rPrChange w:id="133" w:author="Tandon, Akshat" w:date="2017-05-29T11:00:00Z">
              <w:rPr>
                <w:rStyle w:val="Hyperlink"/>
                <w:noProof/>
              </w:rPr>
            </w:rPrChange>
          </w:rPr>
          <w:delText>1.2.</w:delText>
        </w:r>
        <w:r w:rsidDel="00494FED">
          <w:rPr>
            <w:rFonts w:asciiTheme="minorHAnsi" w:eastAsiaTheme="minorEastAsia" w:hAnsiTheme="minorHAnsi"/>
            <w:bCs w:val="0"/>
            <w:noProof/>
            <w:sz w:val="24"/>
            <w:szCs w:val="24"/>
            <w:lang w:val="en-GB" w:eastAsia="en-GB"/>
          </w:rPr>
          <w:tab/>
        </w:r>
        <w:r w:rsidRPr="00494FED" w:rsidDel="00494FED">
          <w:rPr>
            <w:noProof/>
            <w:rPrChange w:id="134" w:author="Tandon, Akshat" w:date="2017-05-29T11:00:00Z">
              <w:rPr>
                <w:rStyle w:val="Hyperlink"/>
                <w:noProof/>
              </w:rPr>
            </w:rPrChange>
          </w:rPr>
          <w:delText>Process Summary</w:delText>
        </w:r>
        <w:r w:rsidDel="00494FED">
          <w:rPr>
            <w:noProof/>
            <w:webHidden/>
          </w:rPr>
          <w:tab/>
          <w:delText>1</w:delText>
        </w:r>
      </w:del>
    </w:p>
    <w:p w14:paraId="4B9B7B8A" w14:textId="77777777" w:rsidR="00726916" w:rsidDel="00494FED" w:rsidRDefault="00726916">
      <w:pPr>
        <w:pStyle w:val="TOC2"/>
        <w:tabs>
          <w:tab w:val="left" w:pos="662"/>
        </w:tabs>
        <w:rPr>
          <w:del w:id="135" w:author="Tandon, Akshat" w:date="2017-05-29T11:00:00Z"/>
          <w:rFonts w:asciiTheme="minorHAnsi" w:eastAsiaTheme="minorEastAsia" w:hAnsiTheme="minorHAnsi"/>
          <w:bCs w:val="0"/>
          <w:noProof/>
          <w:sz w:val="24"/>
          <w:szCs w:val="24"/>
          <w:lang w:val="en-GB" w:eastAsia="en-GB"/>
        </w:rPr>
      </w:pPr>
      <w:del w:id="136" w:author="Tandon, Akshat" w:date="2017-05-29T11:00:00Z">
        <w:r w:rsidRPr="00494FED" w:rsidDel="00494FED">
          <w:rPr>
            <w:noProof/>
            <w:rPrChange w:id="137" w:author="Tandon, Akshat" w:date="2017-05-29T11:00:00Z">
              <w:rPr>
                <w:rStyle w:val="Hyperlink"/>
                <w:noProof/>
              </w:rPr>
            </w:rPrChange>
          </w:rPr>
          <w:delText>1.3.</w:delText>
        </w:r>
        <w:r w:rsidDel="00494FED">
          <w:rPr>
            <w:rFonts w:asciiTheme="minorHAnsi" w:eastAsiaTheme="minorEastAsia" w:hAnsiTheme="minorHAnsi"/>
            <w:bCs w:val="0"/>
            <w:noProof/>
            <w:sz w:val="24"/>
            <w:szCs w:val="24"/>
            <w:lang w:val="en-GB" w:eastAsia="en-GB"/>
          </w:rPr>
          <w:tab/>
        </w:r>
        <w:r w:rsidRPr="00494FED" w:rsidDel="00494FED">
          <w:rPr>
            <w:noProof/>
            <w:rPrChange w:id="138" w:author="Tandon, Akshat" w:date="2017-05-29T11:00:00Z">
              <w:rPr>
                <w:rStyle w:val="Hyperlink"/>
                <w:noProof/>
              </w:rPr>
            </w:rPrChange>
          </w:rPr>
          <w:delText>Aim</w:delText>
        </w:r>
        <w:r w:rsidDel="00494FED">
          <w:rPr>
            <w:noProof/>
            <w:webHidden/>
          </w:rPr>
          <w:tab/>
          <w:delText>2</w:delText>
        </w:r>
      </w:del>
    </w:p>
    <w:p w14:paraId="26DF3A45" w14:textId="77777777" w:rsidR="00726916" w:rsidDel="00494FED" w:rsidRDefault="00726916">
      <w:pPr>
        <w:pStyle w:val="TOC1"/>
        <w:tabs>
          <w:tab w:val="left" w:pos="1320"/>
          <w:tab w:val="right" w:leader="dot" w:pos="8290"/>
        </w:tabs>
        <w:rPr>
          <w:del w:id="139" w:author="Tandon, Akshat" w:date="2017-05-29T11:00:00Z"/>
          <w:rFonts w:asciiTheme="minorHAnsi" w:eastAsiaTheme="minorEastAsia" w:hAnsiTheme="minorHAnsi"/>
          <w:b w:val="0"/>
          <w:bCs w:val="0"/>
          <w:noProof/>
          <w:sz w:val="24"/>
          <w:lang w:val="en-GB" w:eastAsia="en-GB"/>
        </w:rPr>
      </w:pPr>
      <w:del w:id="140" w:author="Tandon, Akshat" w:date="2017-05-29T11:00:00Z">
        <w:r w:rsidRPr="00494FED" w:rsidDel="00494FED">
          <w:rPr>
            <w:noProof/>
            <w:rPrChange w:id="141" w:author="Tandon, Akshat" w:date="2017-05-29T11:00:00Z">
              <w:rPr>
                <w:rStyle w:val="Hyperlink"/>
                <w:noProof/>
              </w:rPr>
            </w:rPrChange>
          </w:rPr>
          <w:delText>Chapter 2.</w:delText>
        </w:r>
        <w:r w:rsidDel="00494FED">
          <w:rPr>
            <w:rFonts w:asciiTheme="minorHAnsi" w:eastAsiaTheme="minorEastAsia" w:hAnsiTheme="minorHAnsi"/>
            <w:b w:val="0"/>
            <w:bCs w:val="0"/>
            <w:noProof/>
            <w:sz w:val="24"/>
            <w:lang w:val="en-GB" w:eastAsia="en-GB"/>
          </w:rPr>
          <w:tab/>
        </w:r>
        <w:r w:rsidRPr="00494FED" w:rsidDel="00494FED">
          <w:rPr>
            <w:noProof/>
            <w:rPrChange w:id="142" w:author="Tandon, Akshat" w:date="2017-05-29T11:00:00Z">
              <w:rPr>
                <w:rStyle w:val="Hyperlink"/>
                <w:noProof/>
              </w:rPr>
            </w:rPrChange>
          </w:rPr>
          <w:delText>Process Analysis</w:delText>
        </w:r>
        <w:r w:rsidDel="00494FED">
          <w:rPr>
            <w:noProof/>
            <w:webHidden/>
          </w:rPr>
          <w:tab/>
          <w:delText>3</w:delText>
        </w:r>
      </w:del>
    </w:p>
    <w:p w14:paraId="5CCB3A70" w14:textId="77777777" w:rsidR="00726916" w:rsidDel="00494FED" w:rsidRDefault="00726916">
      <w:pPr>
        <w:pStyle w:val="TOC2"/>
        <w:tabs>
          <w:tab w:val="left" w:pos="662"/>
        </w:tabs>
        <w:rPr>
          <w:del w:id="143" w:author="Tandon, Akshat" w:date="2017-05-29T11:00:00Z"/>
          <w:rFonts w:asciiTheme="minorHAnsi" w:eastAsiaTheme="minorEastAsia" w:hAnsiTheme="minorHAnsi"/>
          <w:bCs w:val="0"/>
          <w:noProof/>
          <w:sz w:val="24"/>
          <w:szCs w:val="24"/>
          <w:lang w:val="en-GB" w:eastAsia="en-GB"/>
        </w:rPr>
      </w:pPr>
      <w:del w:id="144" w:author="Tandon, Akshat" w:date="2017-05-29T11:00:00Z">
        <w:r w:rsidRPr="00494FED" w:rsidDel="00494FED">
          <w:rPr>
            <w:noProof/>
            <w:rPrChange w:id="145" w:author="Tandon, Akshat" w:date="2017-05-29T11:00:00Z">
              <w:rPr>
                <w:rStyle w:val="Hyperlink"/>
                <w:noProof/>
              </w:rPr>
            </w:rPrChange>
          </w:rPr>
          <w:delText>2.1.</w:delText>
        </w:r>
        <w:r w:rsidDel="00494FED">
          <w:rPr>
            <w:rFonts w:asciiTheme="minorHAnsi" w:eastAsiaTheme="minorEastAsia" w:hAnsiTheme="minorHAnsi"/>
            <w:bCs w:val="0"/>
            <w:noProof/>
            <w:sz w:val="24"/>
            <w:szCs w:val="24"/>
            <w:lang w:val="en-GB" w:eastAsia="en-GB"/>
          </w:rPr>
          <w:tab/>
        </w:r>
        <w:r w:rsidRPr="00494FED" w:rsidDel="00494FED">
          <w:rPr>
            <w:noProof/>
            <w:rPrChange w:id="146" w:author="Tandon, Akshat" w:date="2017-05-29T11:00:00Z">
              <w:rPr>
                <w:rStyle w:val="Hyperlink"/>
                <w:noProof/>
              </w:rPr>
            </w:rPrChange>
          </w:rPr>
          <w:delText>Process Description</w:delText>
        </w:r>
        <w:r w:rsidDel="00494FED">
          <w:rPr>
            <w:noProof/>
            <w:webHidden/>
          </w:rPr>
          <w:tab/>
          <w:delText>3</w:delText>
        </w:r>
      </w:del>
    </w:p>
    <w:p w14:paraId="7B8DBE90" w14:textId="77777777" w:rsidR="00726916" w:rsidDel="00494FED" w:rsidRDefault="00726916">
      <w:pPr>
        <w:pStyle w:val="TOC1"/>
        <w:tabs>
          <w:tab w:val="left" w:pos="1320"/>
          <w:tab w:val="right" w:leader="dot" w:pos="8290"/>
        </w:tabs>
        <w:rPr>
          <w:del w:id="147" w:author="Tandon, Akshat" w:date="2017-05-29T11:00:00Z"/>
          <w:rFonts w:asciiTheme="minorHAnsi" w:eastAsiaTheme="minorEastAsia" w:hAnsiTheme="minorHAnsi"/>
          <w:b w:val="0"/>
          <w:bCs w:val="0"/>
          <w:noProof/>
          <w:sz w:val="24"/>
          <w:lang w:val="en-GB" w:eastAsia="en-GB"/>
        </w:rPr>
      </w:pPr>
      <w:del w:id="148" w:author="Tandon, Akshat" w:date="2017-05-29T11:00:00Z">
        <w:r w:rsidRPr="00494FED" w:rsidDel="00494FED">
          <w:rPr>
            <w:noProof/>
            <w:rPrChange w:id="149" w:author="Tandon, Akshat" w:date="2017-05-29T11:00:00Z">
              <w:rPr>
                <w:rStyle w:val="Hyperlink"/>
                <w:noProof/>
              </w:rPr>
            </w:rPrChange>
          </w:rPr>
          <w:delText>Chapter 3.</w:delText>
        </w:r>
        <w:r w:rsidDel="00494FED">
          <w:rPr>
            <w:rFonts w:asciiTheme="minorHAnsi" w:eastAsiaTheme="minorEastAsia" w:hAnsiTheme="minorHAnsi"/>
            <w:b w:val="0"/>
            <w:bCs w:val="0"/>
            <w:noProof/>
            <w:sz w:val="24"/>
            <w:lang w:val="en-GB" w:eastAsia="en-GB"/>
          </w:rPr>
          <w:tab/>
        </w:r>
        <w:r w:rsidRPr="00494FED" w:rsidDel="00494FED">
          <w:rPr>
            <w:noProof/>
            <w:rPrChange w:id="150" w:author="Tandon, Akshat" w:date="2017-05-29T11:00:00Z">
              <w:rPr>
                <w:rStyle w:val="Hyperlink"/>
                <w:noProof/>
              </w:rPr>
            </w:rPrChange>
          </w:rPr>
          <w:delText>Proposed Solutions</w:delText>
        </w:r>
        <w:r w:rsidDel="00494FED">
          <w:rPr>
            <w:noProof/>
            <w:webHidden/>
          </w:rPr>
          <w:tab/>
          <w:delText>4</w:delText>
        </w:r>
      </w:del>
    </w:p>
    <w:p w14:paraId="07D49F64" w14:textId="77777777" w:rsidR="00726916" w:rsidDel="00494FED" w:rsidRDefault="00726916">
      <w:pPr>
        <w:pStyle w:val="TOC2"/>
        <w:tabs>
          <w:tab w:val="left" w:pos="662"/>
        </w:tabs>
        <w:rPr>
          <w:del w:id="151" w:author="Tandon, Akshat" w:date="2017-05-29T11:00:00Z"/>
          <w:rFonts w:asciiTheme="minorHAnsi" w:eastAsiaTheme="minorEastAsia" w:hAnsiTheme="minorHAnsi"/>
          <w:bCs w:val="0"/>
          <w:noProof/>
          <w:sz w:val="24"/>
          <w:szCs w:val="24"/>
          <w:lang w:val="en-GB" w:eastAsia="en-GB"/>
        </w:rPr>
      </w:pPr>
      <w:del w:id="152" w:author="Tandon, Akshat" w:date="2017-05-29T11:00:00Z">
        <w:r w:rsidRPr="00494FED" w:rsidDel="00494FED">
          <w:rPr>
            <w:noProof/>
            <w:rPrChange w:id="153" w:author="Tandon, Akshat" w:date="2017-05-29T11:00:00Z">
              <w:rPr>
                <w:rStyle w:val="Hyperlink"/>
                <w:noProof/>
              </w:rPr>
            </w:rPrChange>
          </w:rPr>
          <w:delText>3.1.</w:delText>
        </w:r>
        <w:r w:rsidDel="00494FED">
          <w:rPr>
            <w:rFonts w:asciiTheme="minorHAnsi" w:eastAsiaTheme="minorEastAsia" w:hAnsiTheme="minorHAnsi"/>
            <w:bCs w:val="0"/>
            <w:noProof/>
            <w:sz w:val="24"/>
            <w:szCs w:val="24"/>
            <w:lang w:val="en-GB" w:eastAsia="en-GB"/>
          </w:rPr>
          <w:tab/>
        </w:r>
        <w:r w:rsidRPr="00494FED" w:rsidDel="00494FED">
          <w:rPr>
            <w:noProof/>
            <w:rPrChange w:id="154" w:author="Tandon, Akshat" w:date="2017-05-29T11:00:00Z">
              <w:rPr>
                <w:rStyle w:val="Hyperlink"/>
                <w:noProof/>
              </w:rPr>
            </w:rPrChange>
          </w:rPr>
          <w:delText>Standardization of the process</w:delText>
        </w:r>
        <w:r w:rsidDel="00494FED">
          <w:rPr>
            <w:noProof/>
            <w:webHidden/>
          </w:rPr>
          <w:tab/>
          <w:delText>4</w:delText>
        </w:r>
      </w:del>
    </w:p>
    <w:p w14:paraId="02F36339" w14:textId="77777777" w:rsidR="00726916" w:rsidDel="00494FED" w:rsidRDefault="00726916">
      <w:pPr>
        <w:pStyle w:val="TOC2"/>
        <w:tabs>
          <w:tab w:val="left" w:pos="662"/>
        </w:tabs>
        <w:rPr>
          <w:del w:id="155" w:author="Tandon, Akshat" w:date="2017-05-29T11:00:00Z"/>
          <w:rFonts w:asciiTheme="minorHAnsi" w:eastAsiaTheme="minorEastAsia" w:hAnsiTheme="minorHAnsi"/>
          <w:bCs w:val="0"/>
          <w:noProof/>
          <w:sz w:val="24"/>
          <w:szCs w:val="24"/>
          <w:lang w:val="en-GB" w:eastAsia="en-GB"/>
        </w:rPr>
      </w:pPr>
      <w:del w:id="156" w:author="Tandon, Akshat" w:date="2017-05-29T11:00:00Z">
        <w:r w:rsidRPr="00494FED" w:rsidDel="00494FED">
          <w:rPr>
            <w:noProof/>
            <w:rPrChange w:id="157" w:author="Tandon, Akshat" w:date="2017-05-29T11:00:00Z">
              <w:rPr>
                <w:rStyle w:val="Hyperlink"/>
                <w:noProof/>
              </w:rPr>
            </w:rPrChange>
          </w:rPr>
          <w:delText>3.2.</w:delText>
        </w:r>
        <w:r w:rsidDel="00494FED">
          <w:rPr>
            <w:rFonts w:asciiTheme="minorHAnsi" w:eastAsiaTheme="minorEastAsia" w:hAnsiTheme="minorHAnsi"/>
            <w:bCs w:val="0"/>
            <w:noProof/>
            <w:sz w:val="24"/>
            <w:szCs w:val="24"/>
            <w:lang w:val="en-GB" w:eastAsia="en-GB"/>
          </w:rPr>
          <w:tab/>
        </w:r>
        <w:r w:rsidRPr="00494FED" w:rsidDel="00494FED">
          <w:rPr>
            <w:noProof/>
            <w:rPrChange w:id="158" w:author="Tandon, Akshat" w:date="2017-05-29T11:00:00Z">
              <w:rPr>
                <w:rStyle w:val="Hyperlink"/>
                <w:noProof/>
              </w:rPr>
            </w:rPrChange>
          </w:rPr>
          <w:delText>Possible Solutions</w:delText>
        </w:r>
        <w:r w:rsidDel="00494FED">
          <w:rPr>
            <w:noProof/>
            <w:webHidden/>
          </w:rPr>
          <w:tab/>
          <w:delText>4</w:delText>
        </w:r>
      </w:del>
    </w:p>
    <w:p w14:paraId="4E323568" w14:textId="77777777" w:rsidR="00726916" w:rsidDel="00494FED" w:rsidRDefault="00726916">
      <w:pPr>
        <w:pStyle w:val="TOC1"/>
        <w:tabs>
          <w:tab w:val="left" w:pos="1320"/>
          <w:tab w:val="right" w:leader="dot" w:pos="8290"/>
        </w:tabs>
        <w:rPr>
          <w:del w:id="159" w:author="Tandon, Akshat" w:date="2017-05-29T11:00:00Z"/>
          <w:rFonts w:asciiTheme="minorHAnsi" w:eastAsiaTheme="minorEastAsia" w:hAnsiTheme="minorHAnsi"/>
          <w:b w:val="0"/>
          <w:bCs w:val="0"/>
          <w:noProof/>
          <w:sz w:val="24"/>
          <w:lang w:val="en-GB" w:eastAsia="en-GB"/>
        </w:rPr>
      </w:pPr>
      <w:del w:id="160" w:author="Tandon, Akshat" w:date="2017-05-29T11:00:00Z">
        <w:r w:rsidRPr="00494FED" w:rsidDel="00494FED">
          <w:rPr>
            <w:noProof/>
            <w:rPrChange w:id="161" w:author="Tandon, Akshat" w:date="2017-05-29T11:00:00Z">
              <w:rPr>
                <w:rStyle w:val="Hyperlink"/>
                <w:noProof/>
              </w:rPr>
            </w:rPrChange>
          </w:rPr>
          <w:delText>Chapter 4.</w:delText>
        </w:r>
        <w:r w:rsidDel="00494FED">
          <w:rPr>
            <w:rFonts w:asciiTheme="minorHAnsi" w:eastAsiaTheme="minorEastAsia" w:hAnsiTheme="minorHAnsi"/>
            <w:b w:val="0"/>
            <w:bCs w:val="0"/>
            <w:noProof/>
            <w:sz w:val="24"/>
            <w:lang w:val="en-GB" w:eastAsia="en-GB"/>
          </w:rPr>
          <w:tab/>
        </w:r>
        <w:r w:rsidRPr="00494FED" w:rsidDel="00494FED">
          <w:rPr>
            <w:noProof/>
            <w:rPrChange w:id="162" w:author="Tandon, Akshat" w:date="2017-05-29T11:00:00Z">
              <w:rPr>
                <w:rStyle w:val="Hyperlink"/>
                <w:noProof/>
              </w:rPr>
            </w:rPrChange>
          </w:rPr>
          <w:delText>Technologies and Methodologies</w:delText>
        </w:r>
        <w:r w:rsidDel="00494FED">
          <w:rPr>
            <w:noProof/>
            <w:webHidden/>
          </w:rPr>
          <w:tab/>
          <w:delText>7</w:delText>
        </w:r>
      </w:del>
    </w:p>
    <w:p w14:paraId="7737BD5B" w14:textId="77777777" w:rsidR="00726916" w:rsidDel="00494FED" w:rsidRDefault="00726916">
      <w:pPr>
        <w:pStyle w:val="TOC2"/>
        <w:tabs>
          <w:tab w:val="left" w:pos="662"/>
        </w:tabs>
        <w:rPr>
          <w:del w:id="163" w:author="Tandon, Akshat" w:date="2017-05-29T11:00:00Z"/>
          <w:rFonts w:asciiTheme="minorHAnsi" w:eastAsiaTheme="minorEastAsia" w:hAnsiTheme="minorHAnsi"/>
          <w:bCs w:val="0"/>
          <w:noProof/>
          <w:sz w:val="24"/>
          <w:szCs w:val="24"/>
          <w:lang w:val="en-GB" w:eastAsia="en-GB"/>
        </w:rPr>
      </w:pPr>
      <w:del w:id="164" w:author="Tandon, Akshat" w:date="2017-05-29T11:00:00Z">
        <w:r w:rsidRPr="00494FED" w:rsidDel="00494FED">
          <w:rPr>
            <w:noProof/>
            <w:rPrChange w:id="165" w:author="Tandon, Akshat" w:date="2017-05-29T11:00:00Z">
              <w:rPr>
                <w:rStyle w:val="Hyperlink"/>
                <w:noProof/>
              </w:rPr>
            </w:rPrChange>
          </w:rPr>
          <w:delText>4.1.</w:delText>
        </w:r>
        <w:r w:rsidDel="00494FED">
          <w:rPr>
            <w:rFonts w:asciiTheme="minorHAnsi" w:eastAsiaTheme="minorEastAsia" w:hAnsiTheme="minorHAnsi"/>
            <w:bCs w:val="0"/>
            <w:noProof/>
            <w:sz w:val="24"/>
            <w:szCs w:val="24"/>
            <w:lang w:val="en-GB" w:eastAsia="en-GB"/>
          </w:rPr>
          <w:tab/>
        </w:r>
        <w:r w:rsidRPr="00494FED" w:rsidDel="00494FED">
          <w:rPr>
            <w:noProof/>
            <w:rPrChange w:id="166" w:author="Tandon, Akshat" w:date="2017-05-29T11:00:00Z">
              <w:rPr>
                <w:rStyle w:val="Hyperlink"/>
                <w:noProof/>
              </w:rPr>
            </w:rPrChange>
          </w:rPr>
          <w:delText>Development Environment</w:delText>
        </w:r>
        <w:r w:rsidDel="00494FED">
          <w:rPr>
            <w:noProof/>
            <w:webHidden/>
          </w:rPr>
          <w:tab/>
          <w:delText>7</w:delText>
        </w:r>
      </w:del>
    </w:p>
    <w:p w14:paraId="30685674" w14:textId="77777777" w:rsidR="00726916" w:rsidDel="00494FED" w:rsidRDefault="00726916">
      <w:pPr>
        <w:pStyle w:val="TOC1"/>
        <w:tabs>
          <w:tab w:val="left" w:pos="1320"/>
          <w:tab w:val="right" w:leader="dot" w:pos="8290"/>
        </w:tabs>
        <w:rPr>
          <w:del w:id="167" w:author="Tandon, Akshat" w:date="2017-05-29T11:00:00Z"/>
          <w:rFonts w:asciiTheme="minorHAnsi" w:eastAsiaTheme="minorEastAsia" w:hAnsiTheme="minorHAnsi"/>
          <w:b w:val="0"/>
          <w:bCs w:val="0"/>
          <w:noProof/>
          <w:sz w:val="24"/>
          <w:lang w:val="en-GB" w:eastAsia="en-GB"/>
        </w:rPr>
      </w:pPr>
      <w:del w:id="168" w:author="Tandon, Akshat" w:date="2017-05-29T11:00:00Z">
        <w:r w:rsidRPr="00494FED" w:rsidDel="00494FED">
          <w:rPr>
            <w:noProof/>
            <w:rPrChange w:id="169" w:author="Tandon, Akshat" w:date="2017-05-29T11:00:00Z">
              <w:rPr>
                <w:rStyle w:val="Hyperlink"/>
                <w:noProof/>
              </w:rPr>
            </w:rPrChange>
          </w:rPr>
          <w:delText>Chapter 5.</w:delText>
        </w:r>
        <w:r w:rsidDel="00494FED">
          <w:rPr>
            <w:rFonts w:asciiTheme="minorHAnsi" w:eastAsiaTheme="minorEastAsia" w:hAnsiTheme="minorHAnsi"/>
            <w:b w:val="0"/>
            <w:bCs w:val="0"/>
            <w:noProof/>
            <w:sz w:val="24"/>
            <w:lang w:val="en-GB" w:eastAsia="en-GB"/>
          </w:rPr>
          <w:tab/>
        </w:r>
        <w:r w:rsidRPr="00494FED" w:rsidDel="00494FED">
          <w:rPr>
            <w:noProof/>
            <w:rPrChange w:id="170" w:author="Tandon, Akshat" w:date="2017-05-29T11:00:00Z">
              <w:rPr>
                <w:rStyle w:val="Hyperlink"/>
                <w:noProof/>
              </w:rPr>
            </w:rPrChange>
          </w:rPr>
          <w:delText>Technical walkthrough</w:delText>
        </w:r>
        <w:r w:rsidDel="00494FED">
          <w:rPr>
            <w:noProof/>
            <w:webHidden/>
          </w:rPr>
          <w:tab/>
          <w:delText>8</w:delText>
        </w:r>
      </w:del>
    </w:p>
    <w:p w14:paraId="2DC96680" w14:textId="77777777" w:rsidR="00726916" w:rsidDel="00494FED" w:rsidRDefault="00726916">
      <w:pPr>
        <w:pStyle w:val="TOC1"/>
        <w:tabs>
          <w:tab w:val="left" w:pos="1320"/>
          <w:tab w:val="right" w:leader="dot" w:pos="8290"/>
        </w:tabs>
        <w:rPr>
          <w:del w:id="171" w:author="Tandon, Akshat" w:date="2017-05-29T11:00:00Z"/>
          <w:rFonts w:asciiTheme="minorHAnsi" w:eastAsiaTheme="minorEastAsia" w:hAnsiTheme="minorHAnsi"/>
          <w:b w:val="0"/>
          <w:bCs w:val="0"/>
          <w:noProof/>
          <w:sz w:val="24"/>
          <w:lang w:val="en-GB" w:eastAsia="en-GB"/>
        </w:rPr>
      </w:pPr>
      <w:del w:id="172" w:author="Tandon, Akshat" w:date="2017-05-29T11:00:00Z">
        <w:r w:rsidRPr="00494FED" w:rsidDel="00494FED">
          <w:rPr>
            <w:noProof/>
            <w:rPrChange w:id="173" w:author="Tandon, Akshat" w:date="2017-05-29T11:00:00Z">
              <w:rPr>
                <w:rStyle w:val="Hyperlink"/>
                <w:noProof/>
              </w:rPr>
            </w:rPrChange>
          </w:rPr>
          <w:delText>Chapter 6.</w:delText>
        </w:r>
        <w:r w:rsidDel="00494FED">
          <w:rPr>
            <w:rFonts w:asciiTheme="minorHAnsi" w:eastAsiaTheme="minorEastAsia" w:hAnsiTheme="minorHAnsi"/>
            <w:b w:val="0"/>
            <w:bCs w:val="0"/>
            <w:noProof/>
            <w:sz w:val="24"/>
            <w:lang w:val="en-GB" w:eastAsia="en-GB"/>
          </w:rPr>
          <w:tab/>
        </w:r>
        <w:r w:rsidRPr="00494FED" w:rsidDel="00494FED">
          <w:rPr>
            <w:noProof/>
            <w:rPrChange w:id="174" w:author="Tandon, Akshat" w:date="2017-05-29T11:00:00Z">
              <w:rPr>
                <w:rStyle w:val="Hyperlink"/>
                <w:noProof/>
              </w:rPr>
            </w:rPrChange>
          </w:rPr>
          <w:delText>Plagiarism Check</w:delText>
        </w:r>
        <w:r w:rsidDel="00494FED">
          <w:rPr>
            <w:noProof/>
            <w:webHidden/>
          </w:rPr>
          <w:tab/>
          <w:delText>9</w:delText>
        </w:r>
      </w:del>
    </w:p>
    <w:p w14:paraId="226E057B" w14:textId="77777777" w:rsidR="00726916" w:rsidDel="00494FED" w:rsidRDefault="00726916">
      <w:pPr>
        <w:pStyle w:val="TOC1"/>
        <w:tabs>
          <w:tab w:val="left" w:pos="1320"/>
          <w:tab w:val="right" w:leader="dot" w:pos="8290"/>
        </w:tabs>
        <w:rPr>
          <w:del w:id="175" w:author="Tandon, Akshat" w:date="2017-05-29T11:00:00Z"/>
          <w:rFonts w:asciiTheme="minorHAnsi" w:eastAsiaTheme="minorEastAsia" w:hAnsiTheme="minorHAnsi"/>
          <w:b w:val="0"/>
          <w:bCs w:val="0"/>
          <w:noProof/>
          <w:sz w:val="24"/>
          <w:lang w:val="en-GB" w:eastAsia="en-GB"/>
        </w:rPr>
      </w:pPr>
      <w:del w:id="176" w:author="Tandon, Akshat" w:date="2017-05-29T11:00:00Z">
        <w:r w:rsidRPr="00494FED" w:rsidDel="00494FED">
          <w:rPr>
            <w:noProof/>
            <w:rPrChange w:id="177" w:author="Tandon, Akshat" w:date="2017-05-29T11:00:00Z">
              <w:rPr>
                <w:rStyle w:val="Hyperlink"/>
                <w:noProof/>
              </w:rPr>
            </w:rPrChange>
          </w:rPr>
          <w:delText>Chapter 7.</w:delText>
        </w:r>
        <w:r w:rsidDel="00494FED">
          <w:rPr>
            <w:rFonts w:asciiTheme="minorHAnsi" w:eastAsiaTheme="minorEastAsia" w:hAnsiTheme="minorHAnsi"/>
            <w:b w:val="0"/>
            <w:bCs w:val="0"/>
            <w:noProof/>
            <w:sz w:val="24"/>
            <w:lang w:val="en-GB" w:eastAsia="en-GB"/>
          </w:rPr>
          <w:tab/>
        </w:r>
        <w:r w:rsidRPr="00494FED" w:rsidDel="00494FED">
          <w:rPr>
            <w:noProof/>
            <w:rPrChange w:id="178" w:author="Tandon, Akshat" w:date="2017-05-29T11:00:00Z">
              <w:rPr>
                <w:rStyle w:val="Hyperlink"/>
                <w:noProof/>
              </w:rPr>
            </w:rPrChange>
          </w:rPr>
          <w:delText>Testing Testrek</w:delText>
        </w:r>
        <w:r w:rsidDel="00494FED">
          <w:rPr>
            <w:noProof/>
            <w:webHidden/>
          </w:rPr>
          <w:tab/>
          <w:delText>10</w:delText>
        </w:r>
      </w:del>
    </w:p>
    <w:p w14:paraId="71D5165F" w14:textId="77777777" w:rsidR="00726916" w:rsidDel="00494FED" w:rsidRDefault="00726916">
      <w:pPr>
        <w:pStyle w:val="TOC1"/>
        <w:tabs>
          <w:tab w:val="right" w:leader="dot" w:pos="8290"/>
        </w:tabs>
        <w:rPr>
          <w:del w:id="179" w:author="Tandon, Akshat" w:date="2017-05-29T11:00:00Z"/>
          <w:rFonts w:asciiTheme="minorHAnsi" w:eastAsiaTheme="minorEastAsia" w:hAnsiTheme="minorHAnsi"/>
          <w:b w:val="0"/>
          <w:bCs w:val="0"/>
          <w:noProof/>
          <w:sz w:val="24"/>
          <w:lang w:val="en-GB" w:eastAsia="en-GB"/>
        </w:rPr>
      </w:pPr>
      <w:del w:id="180" w:author="Tandon, Akshat" w:date="2017-05-29T11:00:00Z">
        <w:r w:rsidRPr="00494FED" w:rsidDel="00494FED">
          <w:rPr>
            <w:noProof/>
            <w:rPrChange w:id="181" w:author="Tandon, Akshat" w:date="2017-05-29T11:00:00Z">
              <w:rPr>
                <w:rStyle w:val="Hyperlink"/>
                <w:noProof/>
              </w:rPr>
            </w:rPrChange>
          </w:rPr>
          <w:delText>References</w:delText>
        </w:r>
        <w:r w:rsidDel="00494FED">
          <w:rPr>
            <w:noProof/>
            <w:webHidden/>
          </w:rPr>
          <w:tab/>
          <w:delText>11</w:delText>
        </w:r>
      </w:del>
    </w:p>
    <w:p w14:paraId="16C840C9" w14:textId="77777777" w:rsidR="00726916" w:rsidDel="00494FED" w:rsidRDefault="00726916">
      <w:pPr>
        <w:pStyle w:val="TOC1"/>
        <w:tabs>
          <w:tab w:val="left" w:pos="1584"/>
          <w:tab w:val="right" w:leader="dot" w:pos="8290"/>
        </w:tabs>
        <w:rPr>
          <w:del w:id="182" w:author="Tandon, Akshat" w:date="2017-05-29T11:00:00Z"/>
          <w:rFonts w:asciiTheme="minorHAnsi" w:eastAsiaTheme="minorEastAsia" w:hAnsiTheme="minorHAnsi"/>
          <w:b w:val="0"/>
          <w:bCs w:val="0"/>
          <w:noProof/>
          <w:sz w:val="24"/>
          <w:lang w:val="en-GB" w:eastAsia="en-GB"/>
        </w:rPr>
      </w:pPr>
      <w:del w:id="183" w:author="Tandon, Akshat" w:date="2017-05-29T11:00:00Z">
        <w:r w:rsidRPr="00494FED" w:rsidDel="00494FED">
          <w:rPr>
            <w:noProof/>
            <w:rPrChange w:id="184" w:author="Tandon, Akshat" w:date="2017-05-29T11:00:00Z">
              <w:rPr>
                <w:rStyle w:val="Hyperlink"/>
                <w:noProof/>
              </w:rPr>
            </w:rPrChange>
          </w:rPr>
          <w:delText xml:space="preserve">Appendix A. </w:delText>
        </w:r>
        <w:r w:rsidDel="00494FED">
          <w:rPr>
            <w:rFonts w:asciiTheme="minorHAnsi" w:eastAsiaTheme="minorEastAsia" w:hAnsiTheme="minorHAnsi"/>
            <w:b w:val="0"/>
            <w:bCs w:val="0"/>
            <w:noProof/>
            <w:sz w:val="24"/>
            <w:lang w:val="en-GB" w:eastAsia="en-GB"/>
          </w:rPr>
          <w:tab/>
        </w:r>
        <w:r w:rsidRPr="00494FED" w:rsidDel="00494FED">
          <w:rPr>
            <w:noProof/>
            <w:rPrChange w:id="185" w:author="Tandon, Akshat" w:date="2017-05-29T11:00:00Z">
              <w:rPr>
                <w:rStyle w:val="Hyperlink"/>
                <w:noProof/>
              </w:rPr>
            </w:rPrChange>
          </w:rPr>
          <w:delText xml:space="preserve">  An Example of an Appendix</w:delText>
        </w:r>
        <w:r w:rsidDel="00494FED">
          <w:rPr>
            <w:noProof/>
            <w:webHidden/>
          </w:rPr>
          <w:tab/>
          <w:delText>12</w:delText>
        </w:r>
      </w:del>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186" w:name="_Toc483818982"/>
      <w:r w:rsidRPr="00E10BCA">
        <w:lastRenderedPageBreak/>
        <w:t>List of Tables</w:t>
      </w:r>
      <w:bookmarkEnd w:id="18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ins w:id="187" w:author="Tandon, Akshat" w:date="2017-05-29T10:03:00Z">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ins>
      <w:del w:id="188" w:author="Tandon, Akshat" w:date="2017-05-29T10:03:00Z">
        <w:r w:rsidR="005F3C06" w:rsidDel="00784147">
          <w:rPr>
            <w:b/>
            <w:bCs/>
            <w:noProof/>
            <w:lang w:val="en-US"/>
          </w:rPr>
          <w:delText>No table of figures entries found.</w:delText>
        </w:r>
      </w:del>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189" w:name="_Toc483818983"/>
      <w:r>
        <w:lastRenderedPageBreak/>
        <w:t>List of Figures</w:t>
      </w:r>
      <w:bookmarkEnd w:id="189"/>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190" w:name="_Toc483818984"/>
      <w:r>
        <w:lastRenderedPageBreak/>
        <w:t>List of Acronyms</w:t>
      </w:r>
      <w:bookmarkEnd w:id="1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ins w:id="191" w:author="Tandon, Akshat" w:date="2017-05-29T11:30:00Z"/>
        </w:trPr>
        <w:tc>
          <w:tcPr>
            <w:tcW w:w="2668" w:type="dxa"/>
          </w:tcPr>
          <w:p w14:paraId="5453B078" w14:textId="3F5590DA" w:rsidR="00567571" w:rsidRDefault="00567571" w:rsidP="00C75AD8">
            <w:pPr>
              <w:pStyle w:val="1ParaNoSpace"/>
              <w:rPr>
                <w:ins w:id="192" w:author="Tandon, Akshat" w:date="2017-05-29T11:30:00Z"/>
              </w:rPr>
            </w:pPr>
            <w:ins w:id="193" w:author="Tandon, Akshat" w:date="2017-05-29T11:30:00Z">
              <w:r>
                <w:t>PyPI</w:t>
              </w:r>
            </w:ins>
          </w:p>
        </w:tc>
        <w:tc>
          <w:tcPr>
            <w:tcW w:w="5632" w:type="dxa"/>
          </w:tcPr>
          <w:p w14:paraId="29A5BE04" w14:textId="09B76108" w:rsidR="00567571" w:rsidRDefault="00567571" w:rsidP="00C75AD8">
            <w:pPr>
              <w:pStyle w:val="1ParaNoSpace"/>
              <w:rPr>
                <w:ins w:id="194" w:author="Tandon, Akshat" w:date="2017-05-29T11:30:00Z"/>
              </w:rPr>
            </w:pPr>
            <w:ins w:id="195" w:author="Tandon, Akshat" w:date="2017-05-29T11:30:00Z">
              <w:r>
                <w:t>Python Package Index</w:t>
              </w:r>
            </w:ins>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196" w:name="_Toc483818985"/>
      <w:r>
        <w:lastRenderedPageBreak/>
        <w:t>Glossary</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130D0891" w:rsidR="00646F8D" w:rsidRDefault="002A1763" w:rsidP="00910A03">
            <w:pPr>
              <w:pStyle w:val="1ParaNoSpace"/>
            </w:pPr>
            <w:r>
              <w:t>Dissertation</w:t>
            </w:r>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ins w:id="197" w:author="Tandon, Akshat" w:date="2017-05-29T09:34:00Z">
              <w:r>
                <w:t>Python Interactive Shell</w:t>
              </w:r>
            </w:ins>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77777777" w:rsidR="008B3F84" w:rsidRDefault="008B3F84" w:rsidP="00910A03">
            <w:pPr>
              <w:pStyle w:val="1ParaNoSpace"/>
            </w:pPr>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198" w:name="_Toc483818986"/>
      <w:r>
        <w:lastRenderedPageBreak/>
        <w:t>Introduction</w:t>
      </w:r>
      <w:bookmarkEnd w:id="198"/>
    </w:p>
    <w:p w14:paraId="45D9E1B1" w14:textId="2FE58F9E" w:rsidR="00806B5F" w:rsidRPr="00806B5F" w:rsidRDefault="004522D4" w:rsidP="00806B5F">
      <w:pPr>
        <w:pStyle w:val="Heading2"/>
      </w:pPr>
      <w:bookmarkStart w:id="199" w:name="_Toc483818987"/>
      <w:r>
        <w:t>Motivation</w:t>
      </w:r>
      <w:bookmarkEnd w:id="199"/>
    </w:p>
    <w:p w14:paraId="772CB4C2" w14:textId="691B8DFD" w:rsidR="00430D5B" w:rsidRDefault="00AC6B86" w:rsidP="00AC6B86">
      <w:pPr>
        <w:pStyle w:val="1Para"/>
      </w:pPr>
      <w:r>
        <w:t>The major motivation for this piece of work comes from the fact that</w:t>
      </w:r>
      <w:r w:rsidR="00FD5B6B">
        <w:t xml:space="preserve"> most of the work surrounding the examining of students is still done manually. This </w:t>
      </w:r>
      <w:r w:rsidR="00BB05E6" w:rsidRPr="00BB05E6">
        <w:t>dissertation</w:t>
      </w:r>
      <w:r w:rsidR="00BB05E6">
        <w:t xml:space="preserve"> </w:t>
      </w:r>
      <w:r w:rsidR="00FD5B6B">
        <w:t xml:space="preserve">introduces the need, scope and application of automation </w:t>
      </w:r>
      <w:r w:rsidR="00027237">
        <w:t>for</w:t>
      </w:r>
      <w:r w:rsidR="00FD5B6B">
        <w:t xml:space="preserve"> reduction of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BB05E6" w:rsidRPr="00BB05E6">
        <w:t>dissertation</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4AF3E0ED"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BB05E6" w:rsidRPr="00BB05E6">
        <w:t>dissertation</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14C37A8A" w14:textId="1EF6879B" w:rsidR="004522D4" w:rsidRDefault="004522D4" w:rsidP="004522D4">
      <w:pPr>
        <w:pStyle w:val="Heading2"/>
      </w:pPr>
      <w:bookmarkStart w:id="200" w:name="_Toc483818988"/>
      <w:r>
        <w:t>Process Summary</w:t>
      </w:r>
      <w:bookmarkEnd w:id="200"/>
    </w:p>
    <w:p w14:paraId="6C394E6D" w14:textId="1D85B3C6" w:rsidR="00B5408B" w:rsidRDefault="00B5408B" w:rsidP="00AC6B86">
      <w:pPr>
        <w:pStyle w:val="1Para"/>
      </w:pPr>
      <w:r>
        <w:t xml:space="preserve">When conducted manually, the whole examination process 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w:t>
      </w:r>
      <w:r>
        <w:lastRenderedPageBreak/>
        <w:t>slowdown of the review process and requirement of even more manual efforts.</w:t>
      </w:r>
    </w:p>
    <w:p w14:paraId="72BD02F9" w14:textId="5827F71A" w:rsidR="004522D4" w:rsidRDefault="004522D4" w:rsidP="004522D4">
      <w:pPr>
        <w:pStyle w:val="Heading2"/>
      </w:pPr>
      <w:bookmarkStart w:id="201" w:name="_Toc483818989"/>
      <w:r>
        <w:t>Aim</w:t>
      </w:r>
      <w:bookmarkEnd w:id="201"/>
    </w:p>
    <w:p w14:paraId="4BAF6924" w14:textId="02525AC7" w:rsidR="004D213D" w:rsidRDefault="00175992" w:rsidP="009F1901">
      <w:pPr>
        <w:pStyle w:val="1Para"/>
      </w:pPr>
      <w:r>
        <w:t>The</w:t>
      </w:r>
      <w:r w:rsidR="004D213D">
        <w:t xml:space="preserve"> aim and</w:t>
      </w:r>
      <w:r>
        <w:t xml:space="preserve"> importance of this </w:t>
      </w:r>
      <w:r w:rsidR="00541562">
        <w:t xml:space="preserve">dissertation is </w:t>
      </w:r>
      <w:r w:rsidR="004D213D">
        <w:t>to</w:t>
      </w:r>
      <w:r w:rsidR="00541562">
        <w:t xml:space="preserve"> provides a good understanding</w:t>
      </w:r>
      <w:r w:rsidR="00E36AF7">
        <w:t xml:space="preserve"> of</w:t>
      </w:r>
      <w:r w:rsidR="004D213D">
        <w:t xml:space="preserve"> the examination processes </w:t>
      </w:r>
      <w:r w:rsidR="00113F82">
        <w:t>where most of the work is done manually along with ways to approach the automation</w:t>
      </w:r>
      <w:r w:rsidR="007F786F">
        <w:t>s</w:t>
      </w:r>
      <w:r w:rsidR="00541562">
        <w:t xml:space="preserve"> </w:t>
      </w:r>
      <w:r w:rsidR="007F786F">
        <w:t xml:space="preserve">of such nature. The problem that has been addressed in this dissertation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ective automations is made part of this work.</w:t>
      </w:r>
    </w:p>
    <w:p w14:paraId="06FE0777" w14:textId="189BCC96" w:rsidR="00B5408B" w:rsidRDefault="00B5408B" w:rsidP="00AC6B86">
      <w:pPr>
        <w:pStyle w:val="1Para"/>
      </w:pPr>
      <w:r>
        <w:t>The soft</w:t>
      </w:r>
      <w:r w:rsidR="00D35D23">
        <w:t xml:space="preserve">ware </w:t>
      </w:r>
      <w:r w:rsidR="00175992">
        <w:t xml:space="preserve">solution </w:t>
      </w:r>
      <w:r w:rsidR="00175992" w:rsidRPr="004D213D">
        <w:rPr>
          <w:i/>
        </w:rPr>
        <w:t>Testrek</w:t>
      </w:r>
      <w:r w:rsidR="00175992" w:rsidRPr="00E36AF7">
        <w:t>, developed</w:t>
      </w:r>
      <w:r w:rsidR="004D213D" w:rsidRPr="00E36AF7">
        <w:t xml:space="preserve"> mainly in Python</w:t>
      </w:r>
      <w:r w:rsidR="00175992">
        <w:t xml:space="preserve"> as</w:t>
      </w:r>
      <w:r w:rsidR="00D35D23">
        <w:t xml:space="preserve"> part of this dissertation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dissertation can also be used to conduct further research</w:t>
      </w:r>
      <w:r w:rsidR="00796229">
        <w:t xml:space="preserve"> and development</w:t>
      </w:r>
      <w:r w:rsidR="002C6EFE">
        <w:t xml:space="preserve"> on automating the</w:t>
      </w:r>
      <w:r w:rsidR="001868DE">
        <w:t xml:space="preserve"> sub processes which are out of scope of this bachelor work.</w:t>
      </w:r>
    </w:p>
    <w:p w14:paraId="6D64FBF5" w14:textId="339B475E" w:rsidR="004D213D" w:rsidRDefault="004D213D" w:rsidP="00AD6F8B">
      <w:pPr>
        <w:pStyle w:val="1Para"/>
      </w:pPr>
      <w:r>
        <w:t xml:space="preserve">The information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202" w:name="_Toc483818990"/>
      <w:r>
        <w:lastRenderedPageBreak/>
        <w:t>Process Analysis</w:t>
      </w:r>
      <w:bookmarkEnd w:id="202"/>
    </w:p>
    <w:p w14:paraId="5AF4A0A1" w14:textId="28FD6415" w:rsidR="00806B5F" w:rsidRDefault="00732C9E" w:rsidP="00732C9E">
      <w:pPr>
        <w:pStyle w:val="1Para"/>
        <w:ind w:firstLine="0"/>
      </w:pPr>
      <w:r>
        <w:t xml:space="preserve">Process Analysis constitute an important part of </w:t>
      </w:r>
      <w:r w:rsidR="00A80BF2">
        <w:t>this</w:t>
      </w:r>
      <w:r>
        <w:t xml:space="preserve"> dissertation as it helped </w:t>
      </w:r>
      <w:r w:rsidR="008763C5">
        <w:t>in understanding the different aspects of the probl</w:t>
      </w:r>
      <w:r w:rsidR="008E3D3A">
        <w:t>em which are tried to be solved and</w:t>
      </w:r>
      <w:r w:rsidR="008763C5">
        <w:t xml:space="preserve"> </w:t>
      </w:r>
      <w:r>
        <w:t xml:space="preserve">while designing the possible solutions described in </w:t>
      </w:r>
      <w:r w:rsidRPr="008E3D3A">
        <w:rPr>
          <w:i/>
        </w:rPr>
        <w:t>Chapter 3</w:t>
      </w:r>
      <w:r w:rsidR="008E3D3A">
        <w:t>.</w:t>
      </w:r>
    </w:p>
    <w:p w14:paraId="6C703B65" w14:textId="28A37366" w:rsidR="00732C9E" w:rsidRDefault="00732C9E" w:rsidP="00732C9E">
      <w:pPr>
        <w:pStyle w:val="Heading2"/>
      </w:pPr>
      <w:bookmarkStart w:id="203" w:name="_Toc483818991"/>
      <w:r>
        <w:t>Process Description</w:t>
      </w:r>
      <w:bookmarkEnd w:id="203"/>
    </w:p>
    <w:p w14:paraId="6837B12B" w14:textId="77777777" w:rsidR="000E4470" w:rsidRDefault="000E4470" w:rsidP="000E4470">
      <w:pPr>
        <w:pStyle w:val="1Para"/>
      </w:pPr>
      <w:r>
        <w:t>When conducted manually, the process map of whole examination process is explained using a swim lane chart below, with further information about their scope in this dissertation and a rough estimation of required efforts required to automate the sub processes which are not included in the scope.</w:t>
      </w:r>
    </w:p>
    <w:p w14:paraId="3B94B96E" w14:textId="77777777" w:rsidR="000E4470" w:rsidRDefault="000E4470" w:rsidP="000E4470">
      <w:pPr>
        <w:pStyle w:val="1Para"/>
        <w:numPr>
          <w:ilvl w:val="0"/>
          <w:numId w:val="4"/>
        </w:numPr>
      </w:pPr>
      <w:r>
        <w:t>Preparation of question paper by the teacher or instructor.</w:t>
      </w:r>
    </w:p>
    <w:p w14:paraId="4BA21B6C" w14:textId="2CE975FE" w:rsidR="00F92FB9" w:rsidRPr="00F92FB9" w:rsidRDefault="002A1763" w:rsidP="00ED062F">
      <w:pPr>
        <w:pStyle w:val="1Para"/>
        <w:numPr>
          <w:ilvl w:val="0"/>
          <w:numId w:val="4"/>
        </w:numPr>
      </w:pPr>
      <w:r>
        <w:rPr>
          <w:noProof/>
          <w:lang w:val="en-GB" w:eastAsia="en-GB"/>
        </w:rPr>
        <w:lastRenderedPageBreak/>
        <mc:AlternateContent>
          <mc:Choice Requires="wps">
            <w:drawing>
              <wp:anchor distT="0" distB="0" distL="114300" distR="114300" simplePos="0" relativeHeight="251666432" behindDoc="0" locked="0" layoutInCell="1" allowOverlap="1" wp14:anchorId="136055FC" wp14:editId="4BC96C6E">
                <wp:simplePos x="0" y="0"/>
                <wp:positionH relativeFrom="column">
                  <wp:posOffset>803745</wp:posOffset>
                </wp:positionH>
                <wp:positionV relativeFrom="paragraph">
                  <wp:posOffset>4191974</wp:posOffset>
                </wp:positionV>
                <wp:extent cx="4475480" cy="4690406"/>
                <wp:effectExtent l="0" t="0" r="0" b="8890"/>
                <wp:wrapSquare wrapText="bothSides"/>
                <wp:docPr id="4" name="Text Box 4"/>
                <wp:cNvGraphicFramePr/>
                <a:graphic xmlns:a="http://schemas.openxmlformats.org/drawingml/2006/main">
                  <a:graphicData uri="http://schemas.microsoft.com/office/word/2010/wordprocessingShape">
                    <wps:wsp>
                      <wps:cNvSpPr txBox="1"/>
                      <wps:spPr>
                        <a:xfrm>
                          <a:off x="0" y="1427967"/>
                          <a:ext cx="4475480" cy="57191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98133" w14:textId="5CEF1F84" w:rsidR="00494FED" w:rsidRDefault="00494FED">
                            <w:pPr>
                              <w:rPr>
                                <w:sz w:val="48"/>
                                <w:szCs w:val="48"/>
                              </w:rPr>
                            </w:pPr>
                            <w:r>
                              <w:rPr>
                                <w:sz w:val="48"/>
                                <w:szCs w:val="48"/>
                              </w:rPr>
                              <w:t>About Operational Excellence</w:t>
                            </w:r>
                          </w:p>
                          <w:p w14:paraId="511E88EC" w14:textId="77777777" w:rsidR="00494FED" w:rsidRDefault="00494FED">
                            <w:pPr>
                              <w:rPr>
                                <w:sz w:val="48"/>
                                <w:szCs w:val="48"/>
                              </w:rPr>
                            </w:pPr>
                          </w:p>
                          <w:p w14:paraId="1B77A845" w14:textId="77777777" w:rsidR="00494FED" w:rsidRDefault="00494FED">
                            <w:pPr>
                              <w:rPr>
                                <w:sz w:val="48"/>
                                <w:szCs w:val="48"/>
                              </w:rPr>
                            </w:pPr>
                          </w:p>
                          <w:p w14:paraId="3DAF6A7A" w14:textId="245C7BD4" w:rsidR="00494FED" w:rsidRPr="002A1763" w:rsidRDefault="00494FED">
                            <w:pPr>
                              <w:rPr>
                                <w:sz w:val="48"/>
                                <w:szCs w:val="48"/>
                              </w:rPr>
                            </w:pPr>
                            <w:r>
                              <w:rPr>
                                <w:sz w:val="48"/>
                                <w:szCs w:val="48"/>
                              </w:rPr>
                              <w:t>INSERT SWIM LANE CHART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055FC" id="_x0000_t202" coordsize="21600,21600" o:spt="202" path="m0,0l0,21600,21600,21600,21600,0xe">
                <v:stroke joinstyle="miter"/>
                <v:path gradientshapeok="t" o:connecttype="rect"/>
              </v:shapetype>
              <v:shape id="Text Box 4" o:spid="_x0000_s1026" type="#_x0000_t202" style="position:absolute;left:0;text-align:left;margin-left:63.3pt;margin-top:330.1pt;width:352.4pt;height:3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" filled="f" stroked="f">
                <v:textbox>
                  <w:txbxContent>
                    <w:p w14:paraId="78398133" w14:textId="5CEF1F84" w:rsidR="00494FED" w:rsidRDefault="00494FED">
                      <w:pPr>
                        <w:rPr>
                          <w:sz w:val="48"/>
                          <w:szCs w:val="48"/>
                        </w:rPr>
                      </w:pPr>
                      <w:r>
                        <w:rPr>
                          <w:sz w:val="48"/>
                          <w:szCs w:val="48"/>
                        </w:rPr>
                        <w:t>About Operational Excellence</w:t>
                      </w:r>
                    </w:p>
                    <w:p w14:paraId="511E88EC" w14:textId="77777777" w:rsidR="00494FED" w:rsidRDefault="00494FED">
                      <w:pPr>
                        <w:rPr>
                          <w:sz w:val="48"/>
                          <w:szCs w:val="48"/>
                        </w:rPr>
                      </w:pPr>
                    </w:p>
                    <w:p w14:paraId="1B77A845" w14:textId="77777777" w:rsidR="00494FED" w:rsidRDefault="00494FED">
                      <w:pPr>
                        <w:rPr>
                          <w:sz w:val="48"/>
                          <w:szCs w:val="48"/>
                        </w:rPr>
                      </w:pPr>
                    </w:p>
                    <w:p w14:paraId="3DAF6A7A" w14:textId="245C7BD4" w:rsidR="00494FED" w:rsidRPr="002A1763" w:rsidRDefault="00494FED">
                      <w:pPr>
                        <w:rPr>
                          <w:sz w:val="48"/>
                          <w:szCs w:val="48"/>
                        </w:rPr>
                      </w:pPr>
                      <w:r>
                        <w:rPr>
                          <w:sz w:val="48"/>
                          <w:szCs w:val="48"/>
                        </w:rPr>
                        <w:t>INSERT SWIM LANE CHART HERE.</w:t>
                      </w:r>
                    </w:p>
                  </w:txbxContent>
                </v:textbox>
                <w10:wrap type="square"/>
              </v:shape>
            </w:pict>
          </mc:Fallback>
        </mc:AlternateContent>
      </w:r>
    </w:p>
    <w:p w14:paraId="27B2E00E" w14:textId="3931B2E6" w:rsidR="00806B5F" w:rsidRDefault="00F05B75" w:rsidP="00806B5F">
      <w:pPr>
        <w:pStyle w:val="Heading1"/>
      </w:pPr>
      <w:bookmarkStart w:id="204" w:name="_Toc483818992"/>
      <w:r>
        <w:lastRenderedPageBreak/>
        <w:t>Proposed</w:t>
      </w:r>
      <w:r w:rsidR="004522D4">
        <w:t xml:space="preserve"> Solutions</w:t>
      </w:r>
      <w:bookmarkEnd w:id="204"/>
    </w:p>
    <w:p w14:paraId="52FC1D77" w14:textId="2C037D71" w:rsidR="003B5653" w:rsidRDefault="008763C5" w:rsidP="003B5653">
      <w:pPr>
        <w:pStyle w:val="Heading2"/>
      </w:pPr>
      <w:bookmarkStart w:id="205" w:name="_Toc483818993"/>
      <w:r>
        <w:t>Standardization of the process</w:t>
      </w:r>
      <w:bookmarkEnd w:id="205"/>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206" w:name="_Toc483818994"/>
      <w:r>
        <w:t>Possible</w:t>
      </w:r>
      <w:r w:rsidR="00FD6A55">
        <w:t xml:space="preserve"> Solutions</w:t>
      </w:r>
      <w:bookmarkEnd w:id="206"/>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00C66EFA" w14:textId="5A153105" w:rsidR="00A047F7" w:rsidRDefault="00FE0AD2" w:rsidP="00C942CF">
      <w:pPr>
        <w:pStyle w:val="1Para"/>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40004923" w14:textId="77777777" w:rsidR="00223A6B" w:rsidRDefault="00223A6B" w:rsidP="002A62F4">
      <w:pPr>
        <w:pStyle w:val="1Para"/>
        <w:rPr>
          <w:lang w:val="en-US"/>
        </w:rPr>
      </w:pPr>
    </w:p>
    <w:p w14:paraId="7E80B8D4" w14:textId="6560E019" w:rsidR="00A378EC" w:rsidRDefault="00A047F7" w:rsidP="00801DD0">
      <w:pPr>
        <w:pStyle w:val="1Para"/>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678AE081" w14:textId="508212D8" w:rsidR="00C942CF" w:rsidRDefault="00FD6A55" w:rsidP="002A62F4">
      <w:pPr>
        <w:pStyle w:val="1Para"/>
        <w:rPr>
          <w:lang w:val="en-US"/>
        </w:rPr>
      </w:pPr>
      <w:r>
        <w:rPr>
          <w:lang w:val="en-US"/>
        </w:rPr>
        <w:t xml:space="preserve">A more thorough description of this solution can be found in the </w:t>
      </w:r>
      <w:r w:rsidR="00801DD0">
        <w:rPr>
          <w:lang w:val="en-US"/>
        </w:rPr>
        <w:t>up</w:t>
      </w:r>
      <w:r>
        <w:rPr>
          <w:lang w:val="en-US"/>
        </w:rPr>
        <w:t>coming chapter</w:t>
      </w:r>
      <w:r w:rsidR="00F82727">
        <w:rPr>
          <w:lang w:val="en-US"/>
        </w:rPr>
        <w:t>s</w:t>
      </w:r>
      <w:r>
        <w:rPr>
          <w:lang w:val="en-US"/>
        </w:rPr>
        <w:t>.</w:t>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2BFDDF34" w14:textId="1A0AC46F" w:rsidR="008D5E69" w:rsidRDefault="00FD6A55" w:rsidP="008D5E69">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 xml:space="preserve">he </w:t>
      </w:r>
      <w:r>
        <w:rPr>
          <w:lang w:val="en-US"/>
        </w:rPr>
        <w:lastRenderedPageBreak/>
        <w:t>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2B2203E4" w14:textId="77777777" w:rsidR="003B5653" w:rsidRPr="003B5653" w:rsidRDefault="003B5653" w:rsidP="003B5653">
      <w:pPr>
        <w:pStyle w:val="1Para"/>
      </w:pPr>
    </w:p>
    <w:p w14:paraId="5C67D77A" w14:textId="7BDCE758" w:rsidR="003B5653" w:rsidRPr="003B5653" w:rsidRDefault="00F05875" w:rsidP="003B5653">
      <w:pPr>
        <w:pStyle w:val="Heading1"/>
      </w:pPr>
      <w:bookmarkStart w:id="207" w:name="_Toc483818995"/>
      <w:r>
        <w:lastRenderedPageBreak/>
        <w:t>Technologies and Methodologies</w:t>
      </w:r>
      <w:bookmarkEnd w:id="207"/>
    </w:p>
    <w:p w14:paraId="5A3B41E0" w14:textId="7C5383C3" w:rsidR="00AD6F8B" w:rsidRDefault="00F05875" w:rsidP="00AD6F8B">
      <w:pPr>
        <w:pStyle w:val="1Para"/>
      </w:pPr>
      <w:r>
        <w:t>This chapter guides through different technologies and methodologies used from development and to the deployment of the application solution.</w:t>
      </w:r>
    </w:p>
    <w:p w14:paraId="17C2A424" w14:textId="35516ABF" w:rsidR="001C12A2" w:rsidRDefault="00F11A24" w:rsidP="00F11A24">
      <w:pPr>
        <w:pStyle w:val="Heading2"/>
      </w:pPr>
      <w:bookmarkStart w:id="208" w:name="_Toc483818996"/>
      <w:r>
        <w:t>Development Environment</w:t>
      </w:r>
      <w:bookmarkEnd w:id="208"/>
    </w:p>
    <w:p w14:paraId="0E2454C0" w14:textId="0E4813A8" w:rsidR="00C75AD8" w:rsidRPr="003B28C0" w:rsidRDefault="003B28C0" w:rsidP="00C75AD8">
      <w:pPr>
        <w:pStyle w:val="1Para"/>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PyCharm </w:t>
      </w:r>
      <w:r w:rsidR="00D425EA">
        <w:t>Edu 3.5</w:t>
      </w:r>
      <w:r w:rsidR="0037374B">
        <w:rPr>
          <w:rStyle w:val="EndnoteReference"/>
        </w:rPr>
        <w:endnoteReference w:id="2"/>
      </w:r>
      <w:r w:rsidR="00D425EA">
        <w:t xml:space="preserve"> </w:t>
      </w:r>
      <w:r w:rsidR="00861AC4">
        <w:t xml:space="preserve">provided by JetBrains </w:t>
      </w:r>
      <w:proofErr w:type="gramStart"/>
      <w:r w:rsidR="00861AC4">
        <w:t>s.r.o.</w:t>
      </w:r>
      <w:r w:rsidR="00D425EA">
        <w:t>.</w:t>
      </w:r>
      <w:proofErr w:type="gramEnd"/>
    </w:p>
    <w:p w14:paraId="2A9EFE10" w14:textId="77777777" w:rsidR="00162373" w:rsidRDefault="00D425EA" w:rsidP="00162373">
      <w:pPr>
        <w:pStyle w:val="1Para"/>
        <w:keepNext/>
        <w:ind w:firstLine="0"/>
        <w:rPr>
          <w:ins w:id="209" w:author="Tandon, Akshat" w:date="2017-05-29T11:17:00Z"/>
        </w:rPr>
        <w:pPrChange w:id="210" w:author="Tandon, Akshat" w:date="2017-05-29T11:17:00Z">
          <w:pPr>
            <w:pStyle w:val="1Para"/>
            <w:ind w:firstLine="0"/>
          </w:pPr>
        </w:pPrChange>
      </w:pPr>
      <w:r>
        <w:rPr>
          <w:noProof/>
          <w:lang w:val="en-GB" w:eastAsia="en-GB"/>
        </w:rPr>
        <w:drawing>
          <wp:inline distT="0" distB="0" distL="0" distR="0" wp14:anchorId="270ADAF8" wp14:editId="6D0E4B56">
            <wp:extent cx="5756910" cy="36036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603625"/>
                    </a:xfrm>
                    <a:prstGeom prst="rect">
                      <a:avLst/>
                    </a:prstGeom>
                  </pic:spPr>
                </pic:pic>
              </a:graphicData>
            </a:graphic>
          </wp:inline>
        </w:drawing>
      </w:r>
    </w:p>
    <w:p w14:paraId="11226422" w14:textId="2410150D" w:rsidR="00162373" w:rsidRDefault="00162373" w:rsidP="00BE626A">
      <w:pPr>
        <w:pStyle w:val="Caption"/>
        <w:jc w:val="center"/>
        <w:rPr>
          <w:ins w:id="211" w:author="Tandon, Akshat" w:date="2017-05-29T11:19:00Z"/>
        </w:rPr>
        <w:pPrChange w:id="212" w:author="Tandon, Akshat" w:date="2017-05-29T11:19:00Z">
          <w:pPr>
            <w:pStyle w:val="1Para"/>
            <w:ind w:firstLine="0"/>
          </w:pPr>
        </w:pPrChange>
      </w:pPr>
      <w:ins w:id="213" w:author="Tandon, Akshat" w:date="2017-05-29T11:17:00Z">
        <w:r>
          <w:t xml:space="preserve">Figure </w:t>
        </w:r>
        <w:r>
          <w:fldChar w:fldCharType="begin"/>
        </w:r>
        <w:r>
          <w:instrText xml:space="preserve"> SEQ Figure \* ARABIC </w:instrText>
        </w:r>
      </w:ins>
      <w:r>
        <w:fldChar w:fldCharType="separate"/>
      </w:r>
      <w:ins w:id="214" w:author="Tandon, Akshat" w:date="2017-05-29T11:19:00Z">
        <w:r w:rsidR="00BE626A">
          <w:rPr>
            <w:noProof/>
          </w:rPr>
          <w:t>1</w:t>
        </w:r>
      </w:ins>
      <w:ins w:id="215" w:author="Tandon, Akshat" w:date="2017-05-29T11:17:00Z">
        <w:r>
          <w:fldChar w:fldCharType="end"/>
        </w:r>
        <w:r>
          <w:t xml:space="preserve"> About JetBrains PyCharm</w:t>
        </w:r>
      </w:ins>
    </w:p>
    <w:p w14:paraId="4DF5C8B4" w14:textId="77777777" w:rsidR="00BE626A" w:rsidRPr="00BE626A" w:rsidRDefault="00BE626A" w:rsidP="00BE626A">
      <w:pPr>
        <w:rPr>
          <w:rPrChange w:id="216" w:author="Tandon, Akshat" w:date="2017-05-29T11:19:00Z">
            <w:rPr/>
          </w:rPrChange>
        </w:rPr>
        <w:pPrChange w:id="217" w:author="Tandon, Akshat" w:date="2017-05-29T11:19:00Z">
          <w:pPr>
            <w:pStyle w:val="1Para"/>
            <w:ind w:firstLine="0"/>
          </w:pPr>
        </w:pPrChange>
      </w:pPr>
    </w:p>
    <w:p w14:paraId="152ACB0C" w14:textId="67D2C853" w:rsidR="00D425EA" w:rsidRDefault="00D425EA" w:rsidP="00D425EA">
      <w:pPr>
        <w:pStyle w:val="1Para"/>
        <w:ind w:firstLine="0"/>
        <w:rPr>
          <w:ins w:id="218" w:author="Tandon, Akshat" w:date="2017-05-29T11:15:00Z"/>
        </w:rPr>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 xml:space="preserve">-fixes and </w:t>
      </w:r>
      <w:r w:rsidR="00000473">
        <w:lastRenderedPageBreak/>
        <w:t>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162373">
      <w:pPr>
        <w:pStyle w:val="1Para"/>
        <w:keepNext/>
        <w:ind w:firstLine="0"/>
        <w:jc w:val="center"/>
        <w:rPr>
          <w:ins w:id="219" w:author="Tandon, Akshat" w:date="2017-05-29T11:18:00Z"/>
        </w:rPr>
        <w:pPrChange w:id="220" w:author="Tandon, Akshat" w:date="2017-05-29T11:18:00Z">
          <w:pPr>
            <w:pStyle w:val="1Para"/>
            <w:ind w:firstLine="0"/>
            <w:jc w:val="center"/>
          </w:pPr>
        </w:pPrChange>
      </w:pPr>
      <w:ins w:id="221" w:author="Tandon, Akshat" w:date="2017-05-29T11:18:00Z">
        <w:r>
          <w:rPr>
            <w:noProof/>
            <w:lang w:val="en-GB" w:eastAsia="en-GB"/>
          </w:rPr>
          <w:drawing>
            <wp:inline distT="0" distB="0" distL="0" distR="0" wp14:anchorId="44E387F5" wp14:editId="3C9AD6FC">
              <wp:extent cx="5756910" cy="30943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094355"/>
                      </a:xfrm>
                      <a:prstGeom prst="rect">
                        <a:avLst/>
                      </a:prstGeom>
                    </pic:spPr>
                  </pic:pic>
                </a:graphicData>
              </a:graphic>
            </wp:inline>
          </w:drawing>
        </w:r>
      </w:ins>
    </w:p>
    <w:p w14:paraId="38CA5FEA" w14:textId="15A78372" w:rsidR="00162373" w:rsidRDefault="00162373" w:rsidP="00162373">
      <w:pPr>
        <w:pStyle w:val="Caption"/>
        <w:jc w:val="center"/>
        <w:rPr>
          <w:ins w:id="222" w:author="Tandon, Akshat" w:date="2017-05-29T11:18:00Z"/>
        </w:rPr>
        <w:pPrChange w:id="223" w:author="Tandon, Akshat" w:date="2017-05-29T11:18:00Z">
          <w:pPr>
            <w:pStyle w:val="1Para"/>
            <w:ind w:firstLine="0"/>
          </w:pPr>
        </w:pPrChange>
      </w:pPr>
      <w:ins w:id="224" w:author="Tandon, Akshat" w:date="2017-05-29T11:18:00Z">
        <w:r>
          <w:t xml:space="preserve">Figure </w:t>
        </w:r>
        <w:r>
          <w:fldChar w:fldCharType="begin"/>
        </w:r>
        <w:r>
          <w:instrText xml:space="preserve"> SEQ Figure \* ARABIC </w:instrText>
        </w:r>
      </w:ins>
      <w:r>
        <w:fldChar w:fldCharType="separate"/>
      </w:r>
      <w:ins w:id="225" w:author="Tandon, Akshat" w:date="2017-05-29T11:19:00Z">
        <w:r w:rsidR="00BE626A">
          <w:rPr>
            <w:noProof/>
          </w:rPr>
          <w:t>2</w:t>
        </w:r>
      </w:ins>
      <w:ins w:id="226" w:author="Tandon, Akshat" w:date="2017-05-29T11:18:00Z">
        <w:r>
          <w:fldChar w:fldCharType="end"/>
        </w:r>
        <w:r>
          <w:t xml:space="preserve"> PyCharm Workspace</w:t>
        </w:r>
      </w:ins>
    </w:p>
    <w:p w14:paraId="1B365D1D" w14:textId="77777777" w:rsidR="00162373" w:rsidRDefault="00162373" w:rsidP="00162373">
      <w:pPr>
        <w:pStyle w:val="1Para"/>
        <w:ind w:firstLine="0"/>
        <w:jc w:val="center"/>
        <w:pPrChange w:id="227" w:author="Tandon, Akshat" w:date="2017-05-29T11:16:00Z">
          <w:pPr>
            <w:pStyle w:val="1Para"/>
            <w:ind w:firstLine="0"/>
          </w:pPr>
        </w:pPrChange>
      </w:pPr>
    </w:p>
    <w:p w14:paraId="648D2088" w14:textId="1543261E" w:rsidR="00321647" w:rsidRDefault="00321647" w:rsidP="00321647">
      <w:pPr>
        <w:pStyle w:val="Heading2"/>
      </w:pPr>
      <w:bookmarkStart w:id="228" w:name="_Toc483818997"/>
      <w:r>
        <w:t>Programming Technologies</w:t>
      </w:r>
      <w:bookmarkEnd w:id="228"/>
    </w:p>
    <w:p w14:paraId="04F35D97" w14:textId="127A5C9F" w:rsidR="00321647" w:rsidRDefault="00321647" w:rsidP="00321647">
      <w:pPr>
        <w:pStyle w:val="1Para"/>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3"/>
      </w:r>
    </w:p>
    <w:p w14:paraId="357183B7" w14:textId="77777777" w:rsidR="00BE626A" w:rsidRDefault="002162A1" w:rsidP="00BE626A">
      <w:pPr>
        <w:pStyle w:val="1Para"/>
        <w:keepNext/>
        <w:ind w:firstLine="0"/>
        <w:jc w:val="center"/>
        <w:rPr>
          <w:ins w:id="229" w:author="Tandon, Akshat" w:date="2017-05-29T11:19:00Z"/>
        </w:rPr>
        <w:pPrChange w:id="230" w:author="Tandon, Akshat" w:date="2017-05-29T11:19:00Z">
          <w:pPr>
            <w:pStyle w:val="1Para"/>
            <w:ind w:firstLine="0"/>
            <w:jc w:val="center"/>
          </w:pPr>
        </w:pPrChange>
      </w:pPr>
      <w:r>
        <w:rPr>
          <w:noProof/>
          <w:lang w:val="en-GB" w:eastAsia="en-GB"/>
        </w:rPr>
        <w:lastRenderedPageBreak/>
        <w:drawing>
          <wp:inline distT="0" distB="0" distL="0" distR="0" wp14:anchorId="74CE355C" wp14:editId="7DEAC646">
            <wp:extent cx="3360692" cy="3360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2">
                      <a:extLst>
                        <a:ext uri="{28A0092B-C50C-407E-A947-70E740481C1C}">
                          <a14:useLocalDpi xmlns:a14="http://schemas.microsoft.com/office/drawing/2010/main" val="0"/>
                        </a:ext>
                      </a:extLst>
                    </a:blip>
                    <a:stretch>
                      <a:fillRect/>
                    </a:stretch>
                  </pic:blipFill>
                  <pic:spPr>
                    <a:xfrm>
                      <a:off x="0" y="0"/>
                      <a:ext cx="3381845" cy="3381845"/>
                    </a:xfrm>
                    <a:prstGeom prst="rect">
                      <a:avLst/>
                    </a:prstGeom>
                  </pic:spPr>
                </pic:pic>
              </a:graphicData>
            </a:graphic>
          </wp:inline>
        </w:drawing>
      </w:r>
    </w:p>
    <w:p w14:paraId="76A54118" w14:textId="455101FF" w:rsidR="002162A1" w:rsidRDefault="00BE626A" w:rsidP="00BE626A">
      <w:pPr>
        <w:pStyle w:val="Caption"/>
        <w:jc w:val="center"/>
        <w:pPrChange w:id="231" w:author="Tandon, Akshat" w:date="2017-05-29T11:19:00Z">
          <w:pPr>
            <w:pStyle w:val="1Para"/>
            <w:ind w:firstLine="0"/>
            <w:jc w:val="center"/>
          </w:pPr>
        </w:pPrChange>
      </w:pPr>
      <w:ins w:id="232" w:author="Tandon, Akshat" w:date="2017-05-29T11:19:00Z">
        <w:r>
          <w:t xml:space="preserve">Figure </w:t>
        </w:r>
        <w:r>
          <w:fldChar w:fldCharType="begin"/>
        </w:r>
        <w:r>
          <w:instrText xml:space="preserve"> SEQ Figure \* ARABIC </w:instrText>
        </w:r>
      </w:ins>
      <w:r>
        <w:fldChar w:fldCharType="separate"/>
      </w:r>
      <w:ins w:id="233" w:author="Tandon, Akshat" w:date="2017-05-29T11:19:00Z">
        <w:r>
          <w:rPr>
            <w:noProof/>
          </w:rPr>
          <w:t>3</w:t>
        </w:r>
        <w:r>
          <w:fldChar w:fldCharType="end"/>
        </w:r>
        <w:r>
          <w:t xml:space="preserve"> Python Logo</w:t>
        </w:r>
      </w:ins>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pPr>
        <w:pStyle w:val="Heading5"/>
        <w:rPr>
          <w:ins w:id="234" w:author="Tandon, Akshat" w:date="2017-05-29T09:30:00Z"/>
        </w:rPr>
        <w:pPrChange w:id="235" w:author="Tandon, Akshat" w:date="2017-05-29T09:30:00Z">
          <w:pPr>
            <w:pStyle w:val="1Para"/>
            <w:ind w:firstLine="0"/>
          </w:pPr>
        </w:pPrChange>
      </w:pPr>
      <w:r w:rsidRPr="00451B6C">
        <w:t>Hello World</w:t>
      </w:r>
      <w:ins w:id="236" w:author="Tandon, Akshat" w:date="2017-05-29T09:23:00Z">
        <w:r w:rsidR="00D30AA1">
          <w:t xml:space="preserve"> in Python</w:t>
        </w:r>
      </w:ins>
    </w:p>
    <w:p w14:paraId="05D146F8" w14:textId="41742431" w:rsidR="00965C1C" w:rsidRDefault="007146EB">
      <w:pPr>
        <w:pStyle w:val="1Para"/>
        <w:pPrChange w:id="237" w:author="Tandon, Akshat" w:date="2017-05-29T09:30:00Z">
          <w:pPr>
            <w:pStyle w:val="1Para"/>
            <w:ind w:firstLine="0"/>
          </w:pPr>
        </w:pPrChange>
      </w:pPr>
      <w:ins w:id="238" w:author="Tandon, Akshat" w:date="2017-05-29T09:30:00Z">
        <w:r>
          <w:t xml:space="preserve">Writing “Python” in </w:t>
        </w:r>
      </w:ins>
      <w:ins w:id="239" w:author="Tandon, Akshat" w:date="2017-05-29T09:31:00Z">
        <w:r>
          <w:t>the</w:t>
        </w:r>
      </w:ins>
      <w:ins w:id="240" w:author="Tandon, Akshat" w:date="2017-05-29T09:30:00Z">
        <w:r>
          <w:t xml:space="preserve"> </w:t>
        </w:r>
      </w:ins>
      <w:ins w:id="241" w:author="Tandon, Akshat" w:date="2017-05-29T09:31:00Z">
        <w:r>
          <w:t>command line starts the Python interactive shell which can be used to write python commands.</w:t>
        </w:r>
      </w:ins>
      <w:del w:id="242" w:author="Tandon, Akshat" w:date="2017-05-29T09:23:00Z">
        <w:r w:rsidR="00965C1C" w:rsidRPr="00451B6C" w:rsidDel="00D30AA1">
          <w:delText>!</w:delText>
        </w:r>
      </w:del>
    </w:p>
    <w:tbl>
      <w:tblPr>
        <w:tblStyle w:val="TableGrid"/>
        <w:tblW w:w="0" w:type="auto"/>
        <w:tblLook w:val="0480" w:firstRow="0" w:lastRow="0" w:firstColumn="1" w:lastColumn="0" w:noHBand="0" w:noVBand="1"/>
        <w:tblPrChange w:id="243" w:author="Tandon, Akshat" w:date="2017-05-29T09:27:00Z">
          <w:tblPr>
            <w:tblStyle w:val="TableGrid"/>
            <w:tblW w:w="0" w:type="auto"/>
            <w:tblLook w:val="0480" w:firstRow="0" w:lastRow="0" w:firstColumn="1" w:lastColumn="0" w:noHBand="0" w:noVBand="1"/>
          </w:tblPr>
        </w:tblPrChange>
      </w:tblPr>
      <w:tblGrid>
        <w:gridCol w:w="9056"/>
        <w:tblGridChange w:id="244">
          <w:tblGrid>
            <w:gridCol w:w="9056"/>
          </w:tblGrid>
        </w:tblGridChange>
      </w:tblGrid>
      <w:tr w:rsidR="007C24E9" w14:paraId="0C7B4E96" w14:textId="77777777" w:rsidTr="00E82262">
        <w:trPr>
          <w:trHeight w:val="531"/>
        </w:trPr>
        <w:tc>
          <w:tcPr>
            <w:tcW w:w="9056" w:type="dxa"/>
            <w:shd w:val="clear" w:color="auto" w:fill="auto"/>
            <w:tcPrChange w:id="245" w:author="Tandon, Akshat" w:date="2017-05-29T09:27:00Z">
              <w:tcPr>
                <w:tcW w:w="9056" w:type="dxa"/>
                <w:shd w:val="clear" w:color="auto" w:fill="auto"/>
              </w:tcPr>
            </w:tcPrChange>
          </w:tcPr>
          <w:p w14:paraId="45D38521" w14:textId="77777777" w:rsidR="007C24E9" w:rsidRPr="00D30AA1"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Change w:id="246"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pPr>
            <w:r w:rsidRPr="00D30AA1">
              <w:rPr>
                <w:rFonts w:ascii="Consolas" w:hAnsi="Consolas" w:cs="Courier New"/>
                <w:noProof/>
                <w:color w:val="242729"/>
                <w:sz w:val="24"/>
                <w:szCs w:val="24"/>
                <w:bdr w:val="none" w:sz="0" w:space="0" w:color="auto" w:frame="1"/>
                <w:shd w:val="clear" w:color="auto" w:fill="EFF0F1"/>
                <w:lang w:val="en-GB" w:eastAsia="en-GB"/>
                <w:rPrChange w:id="247"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30AA1">
              <w:rPr>
                <w:rFonts w:ascii="Consolas" w:hAnsi="Consolas" w:cs="Courier New"/>
                <w:noProof/>
                <w:color w:val="242729"/>
                <w:sz w:val="24"/>
                <w:szCs w:val="24"/>
                <w:bdr w:val="none" w:sz="0" w:space="0" w:color="auto" w:frame="1"/>
                <w:shd w:val="clear" w:color="auto" w:fill="EFF0F1"/>
                <w:lang w:val="en-GB" w:eastAsia="en-GB"/>
                <w:rPrChange w:id="248"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print "Hello World!"</w:t>
            </w:r>
          </w:p>
        </w:tc>
      </w:tr>
    </w:tbl>
    <w:p w14:paraId="5887D85E" w14:textId="77777777" w:rsidR="00D30AA1" w:rsidRDefault="00D30AA1" w:rsidP="002162A1">
      <w:pPr>
        <w:pStyle w:val="1Para"/>
        <w:ind w:firstLine="0"/>
        <w:rPr>
          <w:ins w:id="249" w:author="Tandon, Akshat" w:date="2017-05-29T09:23:00Z"/>
          <w:b/>
        </w:rPr>
      </w:pPr>
    </w:p>
    <w:p w14:paraId="77D4B988" w14:textId="1F9D4E2F" w:rsidR="00D30AA1" w:rsidRDefault="00D30AA1">
      <w:pPr>
        <w:pStyle w:val="Heading5"/>
        <w:rPr>
          <w:ins w:id="250" w:author="Tandon, Akshat" w:date="2017-05-29T09:22:00Z"/>
        </w:rPr>
        <w:pPrChange w:id="251" w:author="Tandon, Akshat" w:date="2017-05-29T09:25:00Z">
          <w:pPr>
            <w:pStyle w:val="1Para"/>
            <w:ind w:firstLine="0"/>
          </w:pPr>
        </w:pPrChange>
      </w:pPr>
      <w:ins w:id="252" w:author="Tandon, Akshat" w:date="2017-05-29T09:23:00Z">
        <w:r>
          <w:t>Indentation</w:t>
        </w:r>
      </w:ins>
      <w:ins w:id="253" w:author="Tandon, Akshat" w:date="2017-05-29T09:31:00Z">
        <w:r w:rsidR="007146EB">
          <w:t xml:space="preserve"> is necessary</w:t>
        </w:r>
      </w:ins>
    </w:p>
    <w:p w14:paraId="6E846FED" w14:textId="13B3A81F" w:rsidR="00D30AA1" w:rsidRDefault="00D30AA1" w:rsidP="002162A1">
      <w:pPr>
        <w:pStyle w:val="1Para"/>
        <w:ind w:firstLine="0"/>
        <w:rPr>
          <w:ins w:id="254" w:author="Tandon, Akshat" w:date="2017-05-29T09:24:00Z"/>
        </w:rPr>
      </w:pPr>
      <w:ins w:id="255" w:author="Tandon, Akshat" w:date="2017-05-29T09:22:00Z">
        <w:r>
          <w:rPr>
            <w:b/>
          </w:rPr>
          <w:tab/>
        </w:r>
      </w:ins>
      <w:ins w:id="256" w:author="Tandon, Akshat" w:date="2017-05-29T09:23:00Z">
        <w:r>
          <w:t xml:space="preserve">Unlike most other </w:t>
        </w:r>
      </w:ins>
      <w:ins w:id="257" w:author="Tandon, Akshat" w:date="2017-05-29T09:24:00Z">
        <w:r>
          <w:t>programming languages</w:t>
        </w:r>
      </w:ins>
      <w:ins w:id="258" w:author="Tandon, Akshat" w:date="2017-05-29T09:23:00Z">
        <w:r>
          <w:t>, Python</w:t>
        </w:r>
      </w:ins>
      <w:ins w:id="259" w:author="Tandon, Akshat" w:date="2017-05-29T09:24:00Z">
        <w:r>
          <w:t xml:space="preserve"> cares about the indentation and structure of the code. A sample is shown below:</w:t>
        </w:r>
      </w:ins>
    </w:p>
    <w:tbl>
      <w:tblPr>
        <w:tblStyle w:val="TableGrid"/>
        <w:tblW w:w="0" w:type="auto"/>
        <w:tblLook w:val="04A0" w:firstRow="1" w:lastRow="0" w:firstColumn="1" w:lastColumn="0" w:noHBand="0" w:noVBand="1"/>
      </w:tblPr>
      <w:tblGrid>
        <w:gridCol w:w="9056"/>
      </w:tblGrid>
      <w:tr w:rsidR="00E82262" w14:paraId="4E18FFD0" w14:textId="77777777" w:rsidTr="00E82262">
        <w:trPr>
          <w:ins w:id="260" w:author="Tandon, Akshat" w:date="2017-05-29T09:27:00Z"/>
        </w:trPr>
        <w:tc>
          <w:tcPr>
            <w:tcW w:w="9056" w:type="dxa"/>
          </w:tcPr>
          <w:p w14:paraId="74722365"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61" w:author="Tandon, Akshat" w:date="2017-05-29T09:28:00Z"/>
                <w:rFonts w:ascii="Consolas" w:hAnsi="Consolas" w:cs="Courier New"/>
                <w:noProof/>
                <w:color w:val="242729"/>
                <w:sz w:val="24"/>
                <w:szCs w:val="24"/>
                <w:bdr w:val="none" w:sz="0" w:space="0" w:color="auto" w:frame="1"/>
                <w:shd w:val="clear" w:color="auto" w:fill="EFF0F1"/>
                <w:lang w:val="en-GB" w:eastAsia="en-GB"/>
                <w:rPrChange w:id="262" w:author="Tandon, Akshat" w:date="2017-05-29T09:28:00Z">
                  <w:rPr>
                    <w:ins w:id="263"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64"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65"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#!/usr/bin/env python</w:t>
              </w:r>
            </w:ins>
          </w:p>
          <w:p w14:paraId="59C4D1CD"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66" w:author="Tandon, Akshat" w:date="2017-05-29T09:28:00Z"/>
                <w:rFonts w:ascii="Consolas" w:hAnsi="Consolas" w:cs="Courier New"/>
                <w:noProof/>
                <w:color w:val="242729"/>
                <w:sz w:val="24"/>
                <w:szCs w:val="24"/>
                <w:bdr w:val="none" w:sz="0" w:space="0" w:color="auto" w:frame="1"/>
                <w:shd w:val="clear" w:color="auto" w:fill="EFF0F1"/>
                <w:lang w:val="en-GB" w:eastAsia="en-GB"/>
                <w:rPrChange w:id="267" w:author="Tandon, Akshat" w:date="2017-05-29T09:28:00Z">
                  <w:rPr>
                    <w:ins w:id="268"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69"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0"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for i in range(1, 10):</w:t>
              </w:r>
            </w:ins>
          </w:p>
          <w:p w14:paraId="6EB185E7" w14:textId="01E6F16E"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71" w:author="Tandon, Akshat" w:date="2017-05-29T09:28:00Z"/>
                <w:rFonts w:ascii="Consolas" w:hAnsi="Consolas" w:cs="Courier New"/>
                <w:noProof/>
                <w:color w:val="242729"/>
                <w:sz w:val="24"/>
                <w:szCs w:val="24"/>
                <w:bdr w:val="none" w:sz="0" w:space="0" w:color="auto" w:frame="1"/>
                <w:shd w:val="clear" w:color="auto" w:fill="EFF0F1"/>
                <w:lang w:val="en-GB" w:eastAsia="en-GB"/>
                <w:rPrChange w:id="272" w:author="Tandon, Akshat" w:date="2017-05-29T09:28:00Z">
                  <w:rPr>
                    <w:ins w:id="273"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74"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5"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E82262">
                <w:rPr>
                  <w:rFonts w:ascii="Consolas" w:hAnsi="Consolas" w:cs="Courier New"/>
                  <w:noProof/>
                  <w:color w:val="242729"/>
                  <w:sz w:val="24"/>
                  <w:szCs w:val="24"/>
                  <w:bdr w:val="none" w:sz="0" w:space="0" w:color="auto" w:frame="1"/>
                  <w:shd w:val="clear" w:color="auto" w:fill="EFF0F1"/>
                  <w:lang w:val="en-GB" w:eastAsia="en-GB"/>
                  <w:rPrChange w:id="27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 </w:t>
              </w:r>
            </w:ins>
            <w:ins w:id="277"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str(</w:t>
              </w:r>
            </w:ins>
            <w:ins w:id="278"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79"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i</w:t>
              </w:r>
            </w:ins>
            <w:ins w:id="280"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w:t>
              </w:r>
            </w:ins>
            <w:ins w:id="281"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2"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w:t>
              </w:r>
            </w:ins>
          </w:p>
          <w:p w14:paraId="2B6AE65B" w14:textId="3D27631F"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83" w:author="Tandon, Akshat" w:date="2017-05-29T09:28:00Z"/>
                <w:rFonts w:ascii="Consolas" w:hAnsi="Consolas" w:cs="Courier New"/>
                <w:noProof/>
                <w:color w:val="242729"/>
                <w:sz w:val="24"/>
                <w:szCs w:val="24"/>
                <w:bdr w:val="none" w:sz="0" w:space="0" w:color="auto" w:frame="1"/>
                <w:shd w:val="clear" w:color="auto" w:fill="EFF0F1"/>
                <w:lang w:val="en-GB" w:eastAsia="en-GB"/>
                <w:rPrChange w:id="284" w:author="Tandon, Akshat" w:date="2017-05-29T09:28:00Z">
                  <w:rPr>
                    <w:ins w:id="285"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286"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87"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lastRenderedPageBreak/>
                <w:t xml:space="preserve">  if i =</w:t>
              </w:r>
            </w:ins>
            <w:ins w:id="288" w:author="Tandon, Akshat" w:date="2017-05-29T09:30:00Z">
              <w:r w:rsidR="00E132D4">
                <w:rPr>
                  <w:rFonts w:ascii="Consolas" w:hAnsi="Consolas" w:cs="Courier New"/>
                  <w:noProof/>
                  <w:color w:val="242729"/>
                  <w:sz w:val="24"/>
                  <w:szCs w:val="24"/>
                  <w:bdr w:val="none" w:sz="0" w:space="0" w:color="auto" w:frame="1"/>
                  <w:shd w:val="clear" w:color="auto" w:fill="EFF0F1"/>
                  <w:lang w:val="en-GB" w:eastAsia="en-GB"/>
                </w:rPr>
                <w:t>=</w:t>
              </w:r>
            </w:ins>
            <w:ins w:id="289"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0"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9:</w:t>
              </w:r>
            </w:ins>
          </w:p>
          <w:p w14:paraId="44DF85B3" w14:textId="7C4C89BE" w:rsidR="00E82262" w:rsidRPr="00E82262" w:rsidRDefault="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291" w:author="Tandon, Akshat" w:date="2017-05-29T09:27:00Z"/>
                <w:rFonts w:ascii="Consolas" w:hAnsi="Consolas" w:cs="Courier New"/>
                <w:color w:val="242729"/>
                <w:sz w:val="20"/>
                <w:szCs w:val="20"/>
                <w:lang w:val="en-GB" w:eastAsia="en-GB"/>
                <w:rPrChange w:id="292" w:author="Tandon, Akshat" w:date="2017-05-29T09:28:00Z">
                  <w:rPr>
                    <w:ins w:id="293" w:author="Tandon, Akshat" w:date="2017-05-29T09:27:00Z"/>
                  </w:rPr>
                </w:rPrChange>
              </w:rPr>
              <w:pPrChange w:id="294" w:author="Tandon, Akshat" w:date="2017-05-29T09:28:00Z">
                <w:pPr>
                  <w:pStyle w:val="1Para"/>
                  <w:ind w:firstLine="0"/>
                </w:pPr>
              </w:pPrChange>
            </w:pPr>
            <w:ins w:id="29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29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("9, here again!")</w:t>
              </w:r>
            </w:ins>
          </w:p>
        </w:tc>
      </w:tr>
    </w:tbl>
    <w:p w14:paraId="771FA2C0" w14:textId="77777777" w:rsidR="00D30AA1" w:rsidRDefault="00D30AA1" w:rsidP="002162A1">
      <w:pPr>
        <w:pStyle w:val="1Para"/>
        <w:ind w:firstLine="0"/>
        <w:rPr>
          <w:ins w:id="297" w:author="Tandon, Akshat" w:date="2017-05-29T09:34:00Z"/>
        </w:rPr>
      </w:pPr>
    </w:p>
    <w:p w14:paraId="57556053" w14:textId="5EC0574C" w:rsidR="00AA20C8" w:rsidRDefault="00AA20C8">
      <w:pPr>
        <w:pStyle w:val="Heading5"/>
        <w:rPr>
          <w:ins w:id="298" w:author="Tandon, Akshat" w:date="2017-05-29T09:34:00Z"/>
        </w:rPr>
        <w:pPrChange w:id="299" w:author="Tandon, Akshat" w:date="2017-05-29T09:34:00Z">
          <w:pPr>
            <w:pStyle w:val="1Para"/>
            <w:ind w:firstLine="0"/>
          </w:pPr>
        </w:pPrChange>
      </w:pPr>
      <w:ins w:id="300" w:author="Tandon, Akshat" w:date="2017-05-29T09:34:00Z">
        <w:r>
          <w:t>Comment</w:t>
        </w:r>
      </w:ins>
      <w:ins w:id="301" w:author="Tandon, Akshat" w:date="2017-05-29T09:37:00Z">
        <w:r w:rsidR="00BD4F03">
          <w:t>s</w:t>
        </w:r>
      </w:ins>
    </w:p>
    <w:p w14:paraId="083B3259" w14:textId="2D917BEE" w:rsidR="00AA20C8" w:rsidRDefault="00AA20C8">
      <w:pPr>
        <w:pStyle w:val="1Para"/>
        <w:rPr>
          <w:ins w:id="302" w:author="Tandon, Akshat" w:date="2017-05-29T09:34:00Z"/>
          <w:lang w:val="en-US"/>
        </w:rPr>
        <w:pPrChange w:id="303" w:author="Tandon, Akshat" w:date="2017-05-29T09:34:00Z">
          <w:pPr>
            <w:pStyle w:val="1Para"/>
            <w:ind w:firstLine="0"/>
          </w:pPr>
        </w:pPrChange>
      </w:pPr>
      <w:ins w:id="304" w:author="Tandon, Akshat" w:date="2017-05-29T09:34:00Z">
        <w:r>
          <w:rPr>
            <w:lang w:val="en-US"/>
          </w:rPr>
          <w:t>Comments in Python are written as shown below. Any string that is not assigned to a variable or function is regarded as a comment.</w:t>
        </w:r>
      </w:ins>
    </w:p>
    <w:tbl>
      <w:tblPr>
        <w:tblStyle w:val="TableGrid"/>
        <w:tblW w:w="0" w:type="auto"/>
        <w:tblLook w:val="04A0" w:firstRow="1" w:lastRow="0" w:firstColumn="1" w:lastColumn="0" w:noHBand="0" w:noVBand="1"/>
      </w:tblPr>
      <w:tblGrid>
        <w:gridCol w:w="9056"/>
      </w:tblGrid>
      <w:tr w:rsidR="00AA20C8" w14:paraId="054F3219" w14:textId="77777777" w:rsidTr="00AA20C8">
        <w:trPr>
          <w:ins w:id="305" w:author="Tandon, Akshat" w:date="2017-05-29T09:35:00Z"/>
        </w:trPr>
        <w:tc>
          <w:tcPr>
            <w:tcW w:w="9056" w:type="dxa"/>
          </w:tcPr>
          <w:p w14:paraId="39036C1D"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06" w:author="Tandon, Akshat" w:date="2017-05-29T09:35:00Z"/>
                <w:rFonts w:ascii="Consolas" w:hAnsi="Consolas" w:cs="Courier New"/>
                <w:noProof/>
                <w:color w:val="242729"/>
                <w:sz w:val="24"/>
                <w:szCs w:val="24"/>
                <w:bdr w:val="none" w:sz="0" w:space="0" w:color="auto" w:frame="1"/>
                <w:shd w:val="clear" w:color="auto" w:fill="EFF0F1"/>
                <w:lang w:val="en-GB" w:eastAsia="en-GB"/>
                <w:rPrChange w:id="307" w:author="Tandon, Akshat" w:date="2017-05-29T09:35:00Z">
                  <w:rPr>
                    <w:ins w:id="308"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09"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10"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 xml:space="preserve"># One line comment </w:t>
              </w:r>
            </w:ins>
          </w:p>
          <w:p w14:paraId="535761A3"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1" w:author="Tandon, Akshat" w:date="2017-05-29T09:35:00Z"/>
                <w:rFonts w:ascii="Consolas" w:hAnsi="Consolas" w:cs="Courier New"/>
                <w:noProof/>
                <w:color w:val="242729"/>
                <w:sz w:val="24"/>
                <w:szCs w:val="24"/>
                <w:bdr w:val="none" w:sz="0" w:space="0" w:color="auto" w:frame="1"/>
                <w:shd w:val="clear" w:color="auto" w:fill="EFF0F1"/>
                <w:lang w:val="en-GB" w:eastAsia="en-GB"/>
                <w:rPrChange w:id="312" w:author="Tandon, Akshat" w:date="2017-05-29T09:35:00Z">
                  <w:rPr>
                    <w:ins w:id="313"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14"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15"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5A498088"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6" w:author="Tandon, Akshat" w:date="2017-05-29T09:35:00Z"/>
                <w:rFonts w:ascii="Consolas" w:hAnsi="Consolas" w:cs="Courier New"/>
                <w:noProof/>
                <w:color w:val="242729"/>
                <w:sz w:val="24"/>
                <w:szCs w:val="24"/>
                <w:bdr w:val="none" w:sz="0" w:space="0" w:color="auto" w:frame="1"/>
                <w:shd w:val="clear" w:color="auto" w:fill="EFF0F1"/>
                <w:lang w:val="en-GB" w:eastAsia="en-GB"/>
                <w:rPrChange w:id="317" w:author="Tandon, Akshat" w:date="2017-05-29T09:35:00Z">
                  <w:rPr>
                    <w:ins w:id="318"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19"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0"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This is a multi-line</w:t>
              </w:r>
            </w:ins>
          </w:p>
          <w:p w14:paraId="50D4C4D6"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1" w:author="Tandon, Akshat" w:date="2017-05-29T09:35:00Z"/>
                <w:rFonts w:ascii="Consolas" w:hAnsi="Consolas" w:cs="Courier New"/>
                <w:noProof/>
                <w:color w:val="242729"/>
                <w:sz w:val="24"/>
                <w:szCs w:val="24"/>
                <w:bdr w:val="none" w:sz="0" w:space="0" w:color="auto" w:frame="1"/>
                <w:shd w:val="clear" w:color="auto" w:fill="EFF0F1"/>
                <w:lang w:val="en-GB" w:eastAsia="en-GB"/>
                <w:rPrChange w:id="322" w:author="Tandon, Akshat" w:date="2017-05-29T09:35:00Z">
                  <w:rPr>
                    <w:ins w:id="323"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4"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25"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comment.</w:t>
              </w:r>
            </w:ins>
          </w:p>
          <w:p w14:paraId="0D902102"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6" w:author="Tandon, Akshat" w:date="2017-05-29T09:35:00Z"/>
                <w:rFonts w:ascii="Consolas" w:hAnsi="Consolas" w:cs="Courier New"/>
                <w:noProof/>
                <w:color w:val="242729"/>
                <w:sz w:val="24"/>
                <w:szCs w:val="24"/>
                <w:bdr w:val="none" w:sz="0" w:space="0" w:color="auto" w:frame="1"/>
                <w:shd w:val="clear" w:color="auto" w:fill="EFF0F1"/>
                <w:lang w:val="en-GB" w:eastAsia="en-GB"/>
                <w:rPrChange w:id="327" w:author="Tandon, Akshat" w:date="2017-05-29T09:35:00Z">
                  <w:rPr>
                    <w:ins w:id="328"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29"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0"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1E56DC54" w14:textId="0BB335CA" w:rsidR="00AA20C8" w:rsidRPr="00AA20C8" w:rsidRDefault="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1" w:author="Tandon, Akshat" w:date="2017-05-29T09:35:00Z"/>
                <w:rFonts w:ascii="Consolas" w:hAnsi="Consolas" w:cs="Courier New"/>
                <w:color w:val="242729"/>
                <w:sz w:val="20"/>
                <w:szCs w:val="20"/>
                <w:lang w:val="en-GB" w:eastAsia="en-GB"/>
                <w:rPrChange w:id="332" w:author="Tandon, Akshat" w:date="2017-05-29T09:35:00Z">
                  <w:rPr>
                    <w:ins w:id="333" w:author="Tandon, Akshat" w:date="2017-05-29T09:35:00Z"/>
                    <w:lang w:val="en-US"/>
                  </w:rPr>
                </w:rPrChange>
              </w:rPr>
              <w:pPrChange w:id="334" w:author="Tandon, Akshat" w:date="2017-05-29T09:35:00Z">
                <w:pPr>
                  <w:pStyle w:val="1Para"/>
                  <w:ind w:firstLine="0"/>
                </w:pPr>
              </w:pPrChange>
            </w:pPr>
            <w:ins w:id="33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3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"Any string not assigned to a variable is a comment"</w:t>
              </w:r>
            </w:ins>
          </w:p>
        </w:tc>
      </w:tr>
    </w:tbl>
    <w:p w14:paraId="59DDD06B" w14:textId="77777777" w:rsidR="00AA20C8" w:rsidRPr="00AA20C8" w:rsidRDefault="00AA20C8">
      <w:pPr>
        <w:pStyle w:val="1Para"/>
        <w:ind w:firstLine="0"/>
        <w:rPr>
          <w:ins w:id="337" w:author="Tandon, Akshat" w:date="2017-05-29T09:31:00Z"/>
          <w:lang w:val="en-US"/>
          <w:rPrChange w:id="338" w:author="Tandon, Akshat" w:date="2017-05-29T09:34:00Z">
            <w:rPr>
              <w:ins w:id="339" w:author="Tandon, Akshat" w:date="2017-05-29T09:31:00Z"/>
            </w:rPr>
          </w:rPrChange>
        </w:rPr>
      </w:pPr>
    </w:p>
    <w:p w14:paraId="70CD2781" w14:textId="7E582879" w:rsidR="007146EB" w:rsidRDefault="00BD4F03">
      <w:pPr>
        <w:pStyle w:val="Heading5"/>
        <w:rPr>
          <w:ins w:id="340" w:author="Tandon, Akshat" w:date="2017-05-29T09:38:00Z"/>
        </w:rPr>
        <w:pPrChange w:id="341" w:author="Tandon, Akshat" w:date="2017-05-29T09:31:00Z">
          <w:pPr>
            <w:pStyle w:val="1Para"/>
            <w:ind w:firstLine="0"/>
          </w:pPr>
        </w:pPrChange>
      </w:pPr>
      <w:ins w:id="342" w:author="Tandon, Akshat" w:date="2017-05-29T09:38:00Z">
        <w:r>
          <w:t>Data Types</w:t>
        </w:r>
      </w:ins>
    </w:p>
    <w:p w14:paraId="1DC73565" w14:textId="72148013" w:rsidR="00BD4F03" w:rsidRDefault="00BD4F03">
      <w:pPr>
        <w:pStyle w:val="1Para"/>
        <w:rPr>
          <w:ins w:id="343" w:author="Tandon, Akshat" w:date="2017-05-29T09:40:00Z"/>
          <w:lang w:val="en-US"/>
        </w:rPr>
        <w:pPrChange w:id="344" w:author="Tandon, Akshat" w:date="2017-05-29T09:38:00Z">
          <w:pPr>
            <w:pStyle w:val="1Para"/>
            <w:ind w:firstLine="0"/>
          </w:pPr>
        </w:pPrChange>
      </w:pPr>
      <w:ins w:id="345" w:author="Tandon, Akshat" w:date="2017-05-29T09:38:00Z">
        <w:r>
          <w:rPr>
            <w:lang w:val="en-US"/>
          </w:rPr>
          <w:t xml:space="preserve">Python has built in support for </w:t>
        </w:r>
      </w:ins>
      <w:ins w:id="346" w:author="Tandon, Akshat" w:date="2017-05-29T09:39:00Z">
        <w:r>
          <w:rPr>
            <w:lang w:val="en-US"/>
          </w:rPr>
          <w:t>primitive</w:t>
        </w:r>
      </w:ins>
      <w:ins w:id="347" w:author="Tandon, Akshat" w:date="2017-05-29T09:38:00Z">
        <w:r>
          <w:rPr>
            <w:lang w:val="en-US"/>
          </w:rPr>
          <w:t xml:space="preserve"> data type </w:t>
        </w:r>
      </w:ins>
      <w:ins w:id="348" w:author="Tandon, Akshat" w:date="2017-05-29T09:39:00Z">
        <w:r>
          <w:rPr>
            <w:lang w:val="en-US"/>
          </w:rPr>
          <w:t xml:space="preserve">like </w:t>
        </w:r>
      </w:ins>
      <w:ins w:id="349" w:author="Tandon, Akshat" w:date="2017-05-29T09:38:00Z">
        <w:r>
          <w:rPr>
            <w:lang w:val="en-US"/>
          </w:rPr>
          <w:t>strings</w:t>
        </w:r>
      </w:ins>
      <w:ins w:id="350" w:author="Tandon, Akshat" w:date="2017-05-29T09:39:00Z">
        <w:r>
          <w:rPr>
            <w:lang w:val="en-US"/>
          </w:rPr>
          <w:t xml:space="preserve">, Numbers, Null, </w:t>
        </w:r>
      </w:ins>
      <w:ins w:id="351" w:author="Tandon, Akshat" w:date="2017-05-29T09:59:00Z">
        <w:r w:rsidR="0019239A">
          <w:rPr>
            <w:lang w:val="en-US"/>
          </w:rPr>
          <w:t xml:space="preserve">Booleans, </w:t>
        </w:r>
      </w:ins>
      <w:ins w:id="352" w:author="Tandon, Akshat" w:date="2017-05-29T09:39:00Z">
        <w:r>
          <w:rPr>
            <w:lang w:val="en-US"/>
          </w:rPr>
          <w:t>Lists, Tuples and Dictionaries</w:t>
        </w:r>
      </w:ins>
      <w:ins w:id="353" w:author="Tandon, Akshat" w:date="2017-05-29T10:01:00Z">
        <w:r w:rsidR="00784147">
          <w:rPr>
            <w:rStyle w:val="EndnoteReference"/>
            <w:lang w:val="en-US"/>
          </w:rPr>
          <w:endnoteReference w:id="4"/>
        </w:r>
      </w:ins>
      <w:ins w:id="361" w:author="Tandon, Akshat" w:date="2017-05-29T09:39:00Z">
        <w:r>
          <w:rPr>
            <w:lang w:val="en-US"/>
          </w:rPr>
          <w:t>.</w:t>
        </w:r>
      </w:ins>
      <w:ins w:id="362" w:author="Tandon, Akshat" w:date="2017-05-29T09:40:00Z">
        <w:r>
          <w:rPr>
            <w:lang w:val="en-US"/>
          </w:rPr>
          <w:t xml:space="preserve"> </w:t>
        </w:r>
      </w:ins>
      <w:ins w:id="363" w:author="Tandon, Akshat" w:date="2017-05-29T09:44:00Z">
        <w:r w:rsidR="00F678A6">
          <w:rPr>
            <w:lang w:val="en-US"/>
          </w:rPr>
          <w:t>Python dynamically assign the data type after a variable is initialized, hence declaration of variable is not included in Python.</w:t>
        </w:r>
      </w:ins>
    </w:p>
    <w:tbl>
      <w:tblPr>
        <w:tblStyle w:val="TableGrid"/>
        <w:tblW w:w="0" w:type="auto"/>
        <w:tblLook w:val="04A0" w:firstRow="1" w:lastRow="0" w:firstColumn="1" w:lastColumn="0" w:noHBand="0" w:noVBand="1"/>
      </w:tblPr>
      <w:tblGrid>
        <w:gridCol w:w="9056"/>
      </w:tblGrid>
      <w:tr w:rsidR="00F678A6" w14:paraId="4268BFCE" w14:textId="77777777" w:rsidTr="00F678A6">
        <w:trPr>
          <w:ins w:id="364" w:author="Tandon, Akshat" w:date="2017-05-29T09:45:00Z"/>
        </w:trPr>
        <w:tc>
          <w:tcPr>
            <w:tcW w:w="9056" w:type="dxa"/>
          </w:tcPr>
          <w:p w14:paraId="0174004F" w14:textId="6270C573"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5" w:author="Tandon, Akshat" w:date="2017-05-29T09:58:00Z"/>
                <w:rFonts w:ascii="Consolas" w:hAnsi="Consolas" w:cs="Courier New"/>
                <w:noProof/>
                <w:color w:val="242729"/>
                <w:sz w:val="24"/>
                <w:szCs w:val="24"/>
                <w:bdr w:val="none" w:sz="0" w:space="0" w:color="auto" w:frame="1"/>
                <w:shd w:val="clear" w:color="auto" w:fill="EFF0F1"/>
                <w:lang w:val="en-GB" w:eastAsia="en-GB"/>
                <w:rPrChange w:id="366" w:author="Tandon, Akshat" w:date="2017-05-29T10:00:00Z">
                  <w:rPr>
                    <w:ins w:id="36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6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6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Strings</w:t>
              </w:r>
            </w:ins>
          </w:p>
          <w:p w14:paraId="5A3C8F5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0" w:author="Tandon, Akshat" w:date="2017-05-29T09:58:00Z"/>
                <w:rFonts w:ascii="Consolas" w:hAnsi="Consolas" w:cs="Courier New"/>
                <w:noProof/>
                <w:color w:val="242729"/>
                <w:sz w:val="24"/>
                <w:szCs w:val="24"/>
                <w:bdr w:val="none" w:sz="0" w:space="0" w:color="auto" w:frame="1"/>
                <w:shd w:val="clear" w:color="auto" w:fill="EFF0F1"/>
                <w:lang w:val="en-GB" w:eastAsia="en-GB"/>
                <w:rPrChange w:id="371" w:author="Tandon, Akshat" w:date="2017-05-29T10:00:00Z">
                  <w:rPr>
                    <w:ins w:id="37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7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7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 = "This is a string."</w:t>
              </w:r>
            </w:ins>
          </w:p>
          <w:p w14:paraId="6054091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5" w:author="Tandon, Akshat" w:date="2017-05-29T09:58:00Z"/>
                <w:rFonts w:ascii="Consolas" w:hAnsi="Consolas" w:cs="Courier New"/>
                <w:noProof/>
                <w:color w:val="242729"/>
                <w:sz w:val="24"/>
                <w:szCs w:val="24"/>
                <w:bdr w:val="none" w:sz="0" w:space="0" w:color="auto" w:frame="1"/>
                <w:shd w:val="clear" w:color="auto" w:fill="EFF0F1"/>
                <w:lang w:val="en-GB" w:eastAsia="en-GB"/>
                <w:rPrChange w:id="376" w:author="Tandon, Akshat" w:date="2017-05-29T10:00:00Z">
                  <w:rPr>
                    <w:ins w:id="37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7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7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address_long = """This is a</w:t>
              </w:r>
            </w:ins>
          </w:p>
          <w:p w14:paraId="12EDD92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0" w:author="Tandon, Akshat" w:date="2017-05-29T09:58:00Z"/>
                <w:rFonts w:ascii="Consolas" w:hAnsi="Consolas" w:cs="Courier New"/>
                <w:noProof/>
                <w:color w:val="242729"/>
                <w:sz w:val="24"/>
                <w:szCs w:val="24"/>
                <w:bdr w:val="none" w:sz="0" w:space="0" w:color="auto" w:frame="1"/>
                <w:shd w:val="clear" w:color="auto" w:fill="EFF0F1"/>
                <w:lang w:val="en-GB" w:eastAsia="en-GB"/>
                <w:rPrChange w:id="381" w:author="Tandon, Akshat" w:date="2017-05-29T10:00:00Z">
                  <w:rPr>
                    <w:ins w:id="38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8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8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long string."""</w:t>
              </w:r>
            </w:ins>
          </w:p>
          <w:p w14:paraId="49AF80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5" w:author="Tandon, Akshat" w:date="2017-05-29T09:58:00Z"/>
                <w:rFonts w:ascii="Consolas" w:hAnsi="Consolas" w:cs="Courier New"/>
                <w:noProof/>
                <w:color w:val="242729"/>
                <w:sz w:val="24"/>
                <w:szCs w:val="24"/>
                <w:bdr w:val="none" w:sz="0" w:space="0" w:color="auto" w:frame="1"/>
                <w:shd w:val="clear" w:color="auto" w:fill="EFF0F1"/>
                <w:lang w:val="en-GB" w:eastAsia="en-GB"/>
                <w:rPrChange w:id="386" w:author="Tandon, Akshat" w:date="2017-05-29T10:00:00Z">
                  <w:rPr>
                    <w:ins w:id="38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6CE88E2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88" w:author="Tandon, Akshat" w:date="2017-05-29T09:58:00Z"/>
                <w:rFonts w:ascii="Consolas" w:hAnsi="Consolas" w:cs="Courier New"/>
                <w:noProof/>
                <w:color w:val="242729"/>
                <w:sz w:val="24"/>
                <w:szCs w:val="24"/>
                <w:bdr w:val="none" w:sz="0" w:space="0" w:color="auto" w:frame="1"/>
                <w:shd w:val="clear" w:color="auto" w:fill="EFF0F1"/>
                <w:lang w:val="en-GB" w:eastAsia="en-GB"/>
                <w:rPrChange w:id="389" w:author="Tandon, Akshat" w:date="2017-05-29T10:00:00Z">
                  <w:rPr>
                    <w:ins w:id="39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9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Numbers</w:t>
              </w:r>
            </w:ins>
          </w:p>
          <w:p w14:paraId="30A2E43C"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3" w:author="Tandon, Akshat" w:date="2017-05-29T09:58:00Z"/>
                <w:rFonts w:ascii="Consolas" w:hAnsi="Consolas" w:cs="Courier New"/>
                <w:noProof/>
                <w:color w:val="242729"/>
                <w:sz w:val="24"/>
                <w:szCs w:val="24"/>
                <w:bdr w:val="none" w:sz="0" w:space="0" w:color="auto" w:frame="1"/>
                <w:shd w:val="clear" w:color="auto" w:fill="EFF0F1"/>
                <w:lang w:val="en-GB" w:eastAsia="en-GB"/>
                <w:rPrChange w:id="394" w:author="Tandon, Akshat" w:date="2017-05-29T10:00:00Z">
                  <w:rPr>
                    <w:ins w:id="39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39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39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Integers</w:t>
              </w:r>
            </w:ins>
          </w:p>
          <w:p w14:paraId="741A98C0"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98" w:author="Tandon, Akshat" w:date="2017-05-29T09:58:00Z"/>
                <w:rFonts w:ascii="Consolas" w:hAnsi="Consolas" w:cs="Courier New"/>
                <w:noProof/>
                <w:color w:val="242729"/>
                <w:sz w:val="24"/>
                <w:szCs w:val="24"/>
                <w:bdr w:val="none" w:sz="0" w:space="0" w:color="auto" w:frame="1"/>
                <w:shd w:val="clear" w:color="auto" w:fill="EFF0F1"/>
                <w:lang w:val="en-GB" w:eastAsia="en-GB"/>
                <w:rPrChange w:id="399" w:author="Tandon, Akshat" w:date="2017-05-29T10:00:00Z">
                  <w:rPr>
                    <w:ins w:id="40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age = 9</w:t>
              </w:r>
            </w:ins>
          </w:p>
          <w:p w14:paraId="3B62FE7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3" w:author="Tandon, Akshat" w:date="2017-05-29T09:58:00Z"/>
                <w:rFonts w:ascii="Consolas" w:hAnsi="Consolas" w:cs="Courier New"/>
                <w:noProof/>
                <w:color w:val="242729"/>
                <w:sz w:val="24"/>
                <w:szCs w:val="24"/>
                <w:bdr w:val="none" w:sz="0" w:space="0" w:color="auto" w:frame="1"/>
                <w:shd w:val="clear" w:color="auto" w:fill="EFF0F1"/>
                <w:lang w:val="en-GB" w:eastAsia="en-GB"/>
                <w:rPrChange w:id="404" w:author="Tandon, Akshat" w:date="2017-05-29T10:00:00Z">
                  <w:rPr>
                    <w:ins w:id="40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0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0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year = int("2010")</w:t>
              </w:r>
            </w:ins>
          </w:p>
          <w:p w14:paraId="5FC96A8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08" w:author="Tandon, Akshat" w:date="2017-05-29T09:58:00Z"/>
                <w:rFonts w:ascii="Consolas" w:hAnsi="Consolas" w:cs="Courier New"/>
                <w:noProof/>
                <w:color w:val="242729"/>
                <w:sz w:val="24"/>
                <w:szCs w:val="24"/>
                <w:bdr w:val="none" w:sz="0" w:space="0" w:color="auto" w:frame="1"/>
                <w:shd w:val="clear" w:color="auto" w:fill="EFF0F1"/>
                <w:lang w:val="en-GB" w:eastAsia="en-GB"/>
                <w:rPrChange w:id="409" w:author="Tandon, Akshat" w:date="2017-05-29T10:00:00Z">
                  <w:rPr>
                    <w:ins w:id="41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#Float</w:t>
              </w:r>
            </w:ins>
          </w:p>
          <w:p w14:paraId="4D09BA6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3" w:author="Tandon, Akshat" w:date="2017-05-29T09:58:00Z"/>
                <w:rFonts w:ascii="Consolas" w:hAnsi="Consolas" w:cs="Courier New"/>
                <w:noProof/>
                <w:color w:val="242729"/>
                <w:sz w:val="24"/>
                <w:szCs w:val="24"/>
                <w:bdr w:val="none" w:sz="0" w:space="0" w:color="auto" w:frame="1"/>
                <w:shd w:val="clear" w:color="auto" w:fill="EFF0F1"/>
                <w:lang w:val="en-GB" w:eastAsia="en-GB"/>
                <w:rPrChange w:id="414" w:author="Tandon, Akshat" w:date="2017-05-29T10:00:00Z">
                  <w:rPr>
                    <w:ins w:id="41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pi = 3.14159</w:t>
              </w:r>
            </w:ins>
          </w:p>
          <w:p w14:paraId="0941D6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8" w:author="Tandon, Akshat" w:date="2017-05-29T09:58:00Z"/>
                <w:rFonts w:ascii="Consolas" w:hAnsi="Consolas" w:cs="Courier New"/>
                <w:noProof/>
                <w:color w:val="242729"/>
                <w:sz w:val="24"/>
                <w:szCs w:val="24"/>
                <w:bdr w:val="none" w:sz="0" w:space="0" w:color="auto" w:frame="1"/>
                <w:shd w:val="clear" w:color="auto" w:fill="EFF0F1"/>
                <w:lang w:val="en-GB" w:eastAsia="en-GB"/>
                <w:rPrChange w:id="419" w:author="Tandon, Akshat" w:date="2017-05-29T10:00:00Z">
                  <w:rPr>
                    <w:ins w:id="42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3DD152E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1" w:author="Tandon, Akshat" w:date="2017-05-29T09:58:00Z"/>
                <w:rFonts w:ascii="Consolas" w:hAnsi="Consolas" w:cs="Courier New"/>
                <w:noProof/>
                <w:color w:val="242729"/>
                <w:sz w:val="24"/>
                <w:szCs w:val="24"/>
                <w:bdr w:val="none" w:sz="0" w:space="0" w:color="auto" w:frame="1"/>
                <w:shd w:val="clear" w:color="auto" w:fill="EFF0F1"/>
                <w:lang w:val="en-GB" w:eastAsia="en-GB"/>
                <w:rPrChange w:id="422" w:author="Tandon, Akshat" w:date="2017-05-29T10:00:00Z">
                  <w:rPr>
                    <w:ins w:id="42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Null</w:t>
              </w:r>
            </w:ins>
          </w:p>
          <w:p w14:paraId="2265C2FB"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6" w:author="Tandon, Akshat" w:date="2017-05-29T09:59:00Z"/>
                <w:rFonts w:ascii="Consolas" w:hAnsi="Consolas" w:cs="Courier New"/>
                <w:noProof/>
                <w:color w:val="242729"/>
                <w:sz w:val="24"/>
                <w:szCs w:val="24"/>
                <w:bdr w:val="none" w:sz="0" w:space="0" w:color="auto" w:frame="1"/>
                <w:shd w:val="clear" w:color="auto" w:fill="EFF0F1"/>
                <w:lang w:val="en-GB" w:eastAsia="en-GB"/>
                <w:rPrChange w:id="427" w:author="Tandon, Akshat" w:date="2017-05-29T10:00:00Z">
                  <w:rPr>
                    <w:ins w:id="428"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2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data = None</w:t>
              </w:r>
            </w:ins>
          </w:p>
          <w:p w14:paraId="20D5CDF3"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1" w:author="Tandon, Akshat" w:date="2017-05-29T09:59:00Z"/>
                <w:rFonts w:ascii="Consolas" w:hAnsi="Consolas" w:cs="Courier New"/>
                <w:noProof/>
                <w:color w:val="242729"/>
                <w:sz w:val="24"/>
                <w:szCs w:val="24"/>
                <w:bdr w:val="none" w:sz="0" w:space="0" w:color="auto" w:frame="1"/>
                <w:shd w:val="clear" w:color="auto" w:fill="EFF0F1"/>
                <w:lang w:val="en-GB" w:eastAsia="en-GB"/>
                <w:rPrChange w:id="432" w:author="Tandon, Akshat" w:date="2017-05-29T10:00:00Z">
                  <w:rPr>
                    <w:ins w:id="433"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p>
          <w:p w14:paraId="30880218"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4" w:author="Tandon, Akshat" w:date="2017-05-29T09:59:00Z"/>
                <w:rFonts w:ascii="Consolas" w:hAnsi="Consolas" w:cs="Courier New"/>
                <w:noProof/>
                <w:color w:val="242729"/>
                <w:sz w:val="24"/>
                <w:szCs w:val="24"/>
                <w:bdr w:val="none" w:sz="0" w:space="0" w:color="auto" w:frame="1"/>
                <w:shd w:val="clear" w:color="auto" w:fill="EFF0F1"/>
                <w:lang w:val="en-GB" w:eastAsia="en-GB"/>
                <w:rPrChange w:id="435" w:author="Tandon, Akshat" w:date="2017-05-29T10:00:00Z">
                  <w:rPr>
                    <w:ins w:id="436"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37"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3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Booleans</w:t>
              </w:r>
            </w:ins>
          </w:p>
          <w:p w14:paraId="6CC526DC" w14:textId="5AB54D83"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9" w:author="Tandon, Akshat" w:date="2017-05-29T09:58:00Z"/>
                <w:rFonts w:ascii="Consolas" w:hAnsi="Consolas" w:cs="Courier New"/>
                <w:noProof/>
                <w:color w:val="242729"/>
                <w:sz w:val="24"/>
                <w:szCs w:val="24"/>
                <w:bdr w:val="none" w:sz="0" w:space="0" w:color="auto" w:frame="1"/>
                <w:shd w:val="clear" w:color="auto" w:fill="EFF0F1"/>
                <w:lang w:val="en-GB" w:eastAsia="en-GB"/>
                <w:rPrChange w:id="440" w:author="Tandon, Akshat" w:date="2017-05-29T10:00:00Z">
                  <w:rPr>
                    <w:ins w:id="44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2"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4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is</w:t>
              </w:r>
            </w:ins>
            <w:ins w:id="444" w:author="Tandon, Akshat" w:date="2017-05-29T10:00:00Z">
              <w:r w:rsidRPr="00BC235F">
                <w:rPr>
                  <w:rFonts w:ascii="Consolas" w:hAnsi="Consolas" w:cs="Courier New"/>
                  <w:noProof/>
                  <w:color w:val="242729"/>
                  <w:sz w:val="24"/>
                  <w:szCs w:val="24"/>
                  <w:bdr w:val="none" w:sz="0" w:space="0" w:color="auto" w:frame="1"/>
                  <w:shd w:val="clear" w:color="auto" w:fill="EFF0F1"/>
                  <w:lang w:val="en-GB" w:eastAsia="en-GB"/>
                  <w:rPrChange w:id="44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_Python</w:t>
              </w:r>
            </w:ins>
            <w:ins w:id="446"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4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True</w:t>
              </w:r>
            </w:ins>
          </w:p>
          <w:p w14:paraId="34F5DBF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8" w:author="Tandon, Akshat" w:date="2017-05-29T09:58:00Z"/>
                <w:rFonts w:ascii="Consolas" w:hAnsi="Consolas" w:cs="Courier New"/>
                <w:noProof/>
                <w:color w:val="242729"/>
                <w:sz w:val="24"/>
                <w:szCs w:val="24"/>
                <w:bdr w:val="none" w:sz="0" w:space="0" w:color="auto" w:frame="1"/>
                <w:shd w:val="clear" w:color="auto" w:fill="EFF0F1"/>
                <w:lang w:val="en-GB" w:eastAsia="en-GB"/>
                <w:rPrChange w:id="449" w:author="Tandon, Akshat" w:date="2017-05-29T10:00:00Z">
                  <w:rPr>
                    <w:ins w:id="45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5704893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1" w:author="Tandon, Akshat" w:date="2017-05-29T09:58:00Z"/>
                <w:rFonts w:ascii="Consolas" w:hAnsi="Consolas" w:cs="Courier New"/>
                <w:noProof/>
                <w:color w:val="242729"/>
                <w:sz w:val="24"/>
                <w:szCs w:val="24"/>
                <w:bdr w:val="none" w:sz="0" w:space="0" w:color="auto" w:frame="1"/>
                <w:shd w:val="clear" w:color="auto" w:fill="EFF0F1"/>
                <w:lang w:val="en-GB" w:eastAsia="en-GB"/>
                <w:rPrChange w:id="452" w:author="Tandon, Akshat" w:date="2017-05-29T10:00:00Z">
                  <w:rPr>
                    <w:ins w:id="45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Lists</w:t>
              </w:r>
            </w:ins>
          </w:p>
          <w:p w14:paraId="640FFD4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6" w:author="Tandon, Akshat" w:date="2017-05-29T09:58:00Z"/>
                <w:rFonts w:ascii="Consolas" w:hAnsi="Consolas" w:cs="Courier New"/>
                <w:noProof/>
                <w:color w:val="242729"/>
                <w:sz w:val="24"/>
                <w:szCs w:val="24"/>
                <w:bdr w:val="none" w:sz="0" w:space="0" w:color="auto" w:frame="1"/>
                <w:shd w:val="clear" w:color="auto" w:fill="EFF0F1"/>
                <w:lang w:val="en-GB" w:eastAsia="en-GB"/>
                <w:rPrChange w:id="457" w:author="Tandon, Akshat" w:date="2017-05-29T10:00:00Z">
                  <w:rPr>
                    <w:ins w:id="45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lastRenderedPageBreak/>
                <w:t xml:space="preserve">  # initialisation</w:t>
              </w:r>
            </w:ins>
          </w:p>
          <w:p w14:paraId="547597B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1" w:author="Tandon, Akshat" w:date="2017-05-29T09:58:00Z"/>
                <w:rFonts w:ascii="Consolas" w:hAnsi="Consolas" w:cs="Courier New"/>
                <w:noProof/>
                <w:color w:val="242729"/>
                <w:sz w:val="24"/>
                <w:szCs w:val="24"/>
                <w:bdr w:val="none" w:sz="0" w:space="0" w:color="auto" w:frame="1"/>
                <w:shd w:val="clear" w:color="auto" w:fill="EFF0F1"/>
                <w:lang w:val="en-GB" w:eastAsia="en-GB"/>
                <w:rPrChange w:id="462" w:author="Tandon, Akshat" w:date="2017-05-29T10:00:00Z">
                  <w:rPr>
                    <w:ins w:id="46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["Charlie", "Brown", "Chris", 59, True]</w:t>
              </w:r>
            </w:ins>
          </w:p>
          <w:p w14:paraId="3E4B17E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6" w:author="Tandon, Akshat" w:date="2017-05-29T09:58:00Z"/>
                <w:rFonts w:ascii="Consolas" w:hAnsi="Consolas" w:cs="Courier New"/>
                <w:noProof/>
                <w:color w:val="242729"/>
                <w:sz w:val="24"/>
                <w:szCs w:val="24"/>
                <w:bdr w:val="none" w:sz="0" w:space="0" w:color="auto" w:frame="1"/>
                <w:shd w:val="clear" w:color="auto" w:fill="EFF0F1"/>
                <w:lang w:val="en-GB" w:eastAsia="en-GB"/>
                <w:rPrChange w:id="467" w:author="Tandon, Akshat" w:date="2017-05-29T10:00:00Z">
                  <w:rPr>
                    <w:ins w:id="46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Appending</w:t>
              </w:r>
            </w:ins>
          </w:p>
          <w:p w14:paraId="61E10ED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1" w:author="Tandon, Akshat" w:date="2017-05-29T09:58:00Z"/>
                <w:rFonts w:ascii="Consolas" w:hAnsi="Consolas" w:cs="Courier New"/>
                <w:noProof/>
                <w:color w:val="242729"/>
                <w:sz w:val="24"/>
                <w:szCs w:val="24"/>
                <w:bdr w:val="none" w:sz="0" w:space="0" w:color="auto" w:frame="1"/>
                <w:shd w:val="clear" w:color="auto" w:fill="EFF0F1"/>
                <w:lang w:val="en-GB" w:eastAsia="en-GB"/>
                <w:rPrChange w:id="472" w:author="Tandon, Akshat" w:date="2017-05-29T10:00:00Z">
                  <w:rPr>
                    <w:ins w:id="47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names.append("Martin")</w:t>
              </w:r>
            </w:ins>
          </w:p>
          <w:p w14:paraId="1203866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6" w:author="Tandon, Akshat" w:date="2017-05-29T09:58:00Z"/>
                <w:rFonts w:ascii="Consolas" w:hAnsi="Consolas" w:cs="Courier New"/>
                <w:noProof/>
                <w:color w:val="242729"/>
                <w:sz w:val="24"/>
                <w:szCs w:val="24"/>
                <w:bdr w:val="none" w:sz="0" w:space="0" w:color="auto" w:frame="1"/>
                <w:shd w:val="clear" w:color="auto" w:fill="EFF0F1"/>
                <w:lang w:val="en-GB" w:eastAsia="en-GB"/>
                <w:rPrChange w:id="477" w:author="Tandon, Akshat" w:date="2017-05-29T10:00:00Z">
                  <w:rPr>
                    <w:ins w:id="47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2C48FD8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9" w:author="Tandon, Akshat" w:date="2017-05-29T09:58:00Z"/>
                <w:rFonts w:ascii="Consolas" w:hAnsi="Consolas" w:cs="Courier New"/>
                <w:noProof/>
                <w:color w:val="242729"/>
                <w:sz w:val="24"/>
                <w:szCs w:val="24"/>
                <w:bdr w:val="none" w:sz="0" w:space="0" w:color="auto" w:frame="1"/>
                <w:shd w:val="clear" w:color="auto" w:fill="EFF0F1"/>
                <w:lang w:val="en-GB" w:eastAsia="en-GB"/>
                <w:rPrChange w:id="480" w:author="Tandon, Akshat" w:date="2017-05-29T10:00:00Z">
                  <w:rPr>
                    <w:ins w:id="48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Tuples</w:t>
              </w:r>
            </w:ins>
          </w:p>
          <w:p w14:paraId="07322C03"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4" w:author="Tandon, Akshat" w:date="2017-05-29T09:58:00Z"/>
                <w:rFonts w:ascii="Consolas" w:hAnsi="Consolas" w:cs="Courier New"/>
                <w:noProof/>
                <w:color w:val="242729"/>
                <w:sz w:val="24"/>
                <w:szCs w:val="24"/>
                <w:bdr w:val="none" w:sz="0" w:space="0" w:color="auto" w:frame="1"/>
                <w:shd w:val="clear" w:color="auto" w:fill="EFF0F1"/>
                <w:lang w:val="en-GB" w:eastAsia="en-GB"/>
                <w:rPrChange w:id="485" w:author="Tandon, Akshat" w:date="2017-05-29T10:00:00Z">
                  <w:rPr>
                    <w:ins w:id="48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8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Can't be changed after initialisation</w:t>
              </w:r>
            </w:ins>
          </w:p>
          <w:p w14:paraId="2ACF230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9" w:author="Tandon, Akshat" w:date="2017-05-29T09:58:00Z"/>
                <w:rFonts w:ascii="Consolas" w:hAnsi="Consolas" w:cs="Courier New"/>
                <w:noProof/>
                <w:color w:val="242729"/>
                <w:sz w:val="24"/>
                <w:szCs w:val="24"/>
                <w:bdr w:val="none" w:sz="0" w:space="0" w:color="auto" w:frame="1"/>
                <w:shd w:val="clear" w:color="auto" w:fill="EFF0F1"/>
                <w:lang w:val="en-GB" w:eastAsia="en-GB"/>
                <w:rPrChange w:id="490" w:author="Tandon, Akshat" w:date="2017-05-29T10:00:00Z">
                  <w:rPr>
                    <w:ins w:id="49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9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9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("This", "is", "final", true)</w:t>
              </w:r>
            </w:ins>
          </w:p>
          <w:p w14:paraId="677F25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4" w:author="Tandon, Akshat" w:date="2017-05-29T09:58:00Z"/>
                <w:rFonts w:ascii="Consolas" w:hAnsi="Consolas" w:cs="Courier New"/>
                <w:noProof/>
                <w:color w:val="242729"/>
                <w:sz w:val="24"/>
                <w:szCs w:val="24"/>
                <w:bdr w:val="none" w:sz="0" w:space="0" w:color="auto" w:frame="1"/>
                <w:shd w:val="clear" w:color="auto" w:fill="EFF0F1"/>
                <w:lang w:val="en-GB" w:eastAsia="en-GB"/>
                <w:rPrChange w:id="495" w:author="Tandon, Akshat" w:date="2017-05-29T10:00:00Z">
                  <w:rPr>
                    <w:ins w:id="49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13D1391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7" w:author="Tandon, Akshat" w:date="2017-05-29T09:58:00Z"/>
                <w:rFonts w:ascii="Consolas" w:hAnsi="Consolas" w:cs="Courier New"/>
                <w:noProof/>
                <w:color w:val="242729"/>
                <w:sz w:val="24"/>
                <w:szCs w:val="24"/>
                <w:bdr w:val="none" w:sz="0" w:space="0" w:color="auto" w:frame="1"/>
                <w:shd w:val="clear" w:color="auto" w:fill="EFF0F1"/>
                <w:lang w:val="en-GB" w:eastAsia="en-GB"/>
                <w:rPrChange w:id="498" w:author="Tandon, Akshat" w:date="2017-05-29T10:00:00Z">
                  <w:rPr>
                    <w:ins w:id="49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Dictionaries</w:t>
              </w:r>
            </w:ins>
          </w:p>
          <w:p w14:paraId="5C8711A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2" w:author="Tandon, Akshat" w:date="2017-05-29T09:58:00Z"/>
                <w:rFonts w:ascii="Consolas" w:hAnsi="Consolas" w:cs="Courier New"/>
                <w:noProof/>
                <w:color w:val="242729"/>
                <w:sz w:val="24"/>
                <w:szCs w:val="24"/>
                <w:bdr w:val="none" w:sz="0" w:space="0" w:color="auto" w:frame="1"/>
                <w:shd w:val="clear" w:color="auto" w:fill="EFF0F1"/>
                <w:lang w:val="en-GB" w:eastAsia="en-GB"/>
                <w:rPrChange w:id="503" w:author="Tandon, Akshat" w:date="2017-05-29T10:00:00Z">
                  <w:rPr>
                    <w:ins w:id="50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44BCEA4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7" w:author="Tandon, Akshat" w:date="2017-05-29T09:58:00Z"/>
                <w:rFonts w:ascii="Consolas" w:hAnsi="Consolas" w:cs="Courier New"/>
                <w:noProof/>
                <w:color w:val="242729"/>
                <w:sz w:val="24"/>
                <w:szCs w:val="24"/>
                <w:bdr w:val="none" w:sz="0" w:space="0" w:color="auto" w:frame="1"/>
                <w:shd w:val="clear" w:color="auto" w:fill="EFF0F1"/>
                <w:lang w:val="en-GB" w:eastAsia="en-GB"/>
                <w:rPrChange w:id="508" w:author="Tandon, Akshat" w:date="2017-05-29T10:00:00Z">
                  <w:rPr>
                    <w:ins w:id="50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 = {'Name': 'Zara', 'Age': 7, 'Class': 'First'}</w:t>
              </w:r>
            </w:ins>
          </w:p>
          <w:p w14:paraId="1E7502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2" w:author="Tandon, Akshat" w:date="2017-05-29T09:58:00Z"/>
                <w:rFonts w:ascii="Consolas" w:hAnsi="Consolas" w:cs="Courier New"/>
                <w:noProof/>
                <w:color w:val="242729"/>
                <w:sz w:val="24"/>
                <w:szCs w:val="24"/>
                <w:bdr w:val="none" w:sz="0" w:space="0" w:color="auto" w:frame="1"/>
                <w:shd w:val="clear" w:color="auto" w:fill="EFF0F1"/>
                <w:lang w:val="en-GB" w:eastAsia="en-GB"/>
                <w:rPrChange w:id="513" w:author="Tandon, Akshat" w:date="2017-05-29T10:00:00Z">
                  <w:rPr>
                    <w:ins w:id="51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Update</w:t>
              </w:r>
            </w:ins>
          </w:p>
          <w:p w14:paraId="09F4B95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7" w:author="Tandon, Akshat" w:date="2017-05-29T09:58:00Z"/>
                <w:rFonts w:ascii="Consolas" w:hAnsi="Consolas" w:cs="Courier New"/>
                <w:noProof/>
                <w:color w:val="242729"/>
                <w:sz w:val="24"/>
                <w:szCs w:val="24"/>
                <w:bdr w:val="none" w:sz="0" w:space="0" w:color="auto" w:frame="1"/>
                <w:shd w:val="clear" w:color="auto" w:fill="EFF0F1"/>
                <w:lang w:val="en-GB" w:eastAsia="en-GB"/>
                <w:rPrChange w:id="518" w:author="Tandon, Akshat" w:date="2017-05-29T10:00:00Z">
                  <w:rPr>
                    <w:ins w:id="51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dict.update({</w:t>
              </w:r>
            </w:ins>
          </w:p>
          <w:p w14:paraId="0C76CFD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2" w:author="Tandon, Akshat" w:date="2017-05-29T09:58:00Z"/>
                <w:rFonts w:ascii="Consolas" w:hAnsi="Consolas" w:cs="Courier New"/>
                <w:noProof/>
                <w:color w:val="242729"/>
                <w:sz w:val="24"/>
                <w:szCs w:val="24"/>
                <w:bdr w:val="none" w:sz="0" w:space="0" w:color="auto" w:frame="1"/>
                <w:shd w:val="clear" w:color="auto" w:fill="EFF0F1"/>
                <w:lang w:val="en-GB" w:eastAsia="en-GB"/>
                <w:rPrChange w:id="523" w:author="Tandon, Akshat" w:date="2017-05-29T10:00:00Z">
                  <w:rPr>
                    <w:ins w:id="52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'Gender': 'Female',</w:t>
              </w:r>
            </w:ins>
          </w:p>
          <w:p w14:paraId="45103C67"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7" w:author="Tandon, Akshat" w:date="2017-05-29T09:58:00Z"/>
                <w:rFonts w:ascii="Consolas" w:hAnsi="Consolas" w:cs="Courier New"/>
                <w:noProof/>
                <w:color w:val="242729"/>
                <w:sz w:val="24"/>
                <w:szCs w:val="24"/>
                <w:bdr w:val="none" w:sz="0" w:space="0" w:color="auto" w:frame="1"/>
                <w:shd w:val="clear" w:color="auto" w:fill="EFF0F1"/>
                <w:lang w:val="en-GB" w:eastAsia="en-GB"/>
                <w:rPrChange w:id="528" w:author="Tandon, Akshat" w:date="2017-05-29T10:00:00Z">
                  <w:rPr>
                    <w:ins w:id="52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'Hobby': 'Reading',</w:t>
              </w:r>
            </w:ins>
          </w:p>
          <w:p w14:paraId="44606E00" w14:textId="21B43159" w:rsidR="00F678A6" w:rsidRPr="000E63AC" w:rsidRDefault="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2" w:author="Tandon, Akshat" w:date="2017-05-29T09:45:00Z"/>
                <w:rFonts w:ascii="Consolas" w:hAnsi="Consolas" w:cs="Courier New"/>
                <w:color w:val="242729"/>
                <w:sz w:val="20"/>
                <w:szCs w:val="20"/>
                <w:lang w:val="en-GB" w:eastAsia="en-GB"/>
                <w:rPrChange w:id="533" w:author="Tandon, Akshat" w:date="2017-05-29T09:58:00Z">
                  <w:rPr>
                    <w:ins w:id="534" w:author="Tandon, Akshat" w:date="2017-05-29T09:45:00Z"/>
                    <w:lang w:val="en-US"/>
                  </w:rPr>
                </w:rPrChange>
              </w:rPr>
              <w:pPrChange w:id="535" w:author="Tandon, Akshat" w:date="2017-05-29T09:58:00Z">
                <w:pPr>
                  <w:pStyle w:val="1Para"/>
                  <w:ind w:firstLine="0"/>
                </w:pPr>
              </w:pPrChange>
            </w:pPr>
            <w:ins w:id="53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w:t>
              </w:r>
            </w:ins>
          </w:p>
        </w:tc>
      </w:tr>
    </w:tbl>
    <w:p w14:paraId="21ADB663" w14:textId="77777777" w:rsidR="00BD4F03" w:rsidRDefault="00BD4F03">
      <w:pPr>
        <w:pStyle w:val="1Para"/>
        <w:ind w:firstLine="0"/>
        <w:rPr>
          <w:ins w:id="538" w:author="Tandon, Akshat" w:date="2017-05-29T10:02:00Z"/>
          <w:lang w:val="en-US"/>
        </w:rPr>
      </w:pPr>
    </w:p>
    <w:p w14:paraId="412910C4" w14:textId="31104C23" w:rsidR="00784147" w:rsidRDefault="00784147">
      <w:pPr>
        <w:pStyle w:val="Heading5"/>
        <w:rPr>
          <w:ins w:id="539" w:author="Tandon, Akshat" w:date="2017-05-29T10:02:00Z"/>
        </w:rPr>
        <w:pPrChange w:id="540" w:author="Tandon, Akshat" w:date="2017-05-29T10:02:00Z">
          <w:pPr>
            <w:pStyle w:val="1Para"/>
            <w:ind w:firstLine="0"/>
          </w:pPr>
        </w:pPrChange>
      </w:pPr>
      <w:ins w:id="541" w:author="Tandon, Akshat" w:date="2017-05-29T10:02:00Z">
        <w:r>
          <w:t>Basic Operators</w:t>
        </w:r>
      </w:ins>
      <w:ins w:id="542" w:author="Tandon, Akshat" w:date="2017-05-29T10:05:00Z">
        <w:r w:rsidR="008B455A">
          <w:rPr>
            <w:rStyle w:val="EndnoteReference"/>
          </w:rPr>
          <w:endnoteReference w:id="5"/>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Change w:id="547" w:author="Tandon, Akshat" w:date="2017-05-29T10:08:00Z">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PrChange>
      </w:tblPr>
      <w:tblGrid>
        <w:gridCol w:w="1838"/>
        <w:gridCol w:w="1715"/>
        <w:gridCol w:w="5507"/>
        <w:tblGridChange w:id="548">
          <w:tblGrid>
            <w:gridCol w:w="1838"/>
            <w:gridCol w:w="1715"/>
            <w:gridCol w:w="267"/>
            <w:gridCol w:w="5240"/>
          </w:tblGrid>
        </w:tblGridChange>
      </w:tblGrid>
      <w:tr w:rsidR="00265428" w:rsidRPr="00784147" w14:paraId="2B5A6119" w14:textId="77777777" w:rsidTr="00265428">
        <w:trPr>
          <w:ins w:id="549" w:author="Tandon, Akshat" w:date="2017-05-29T10:03:00Z"/>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0" w:author="Tandon, Akshat" w:date="2017-05-29T10:08:00Z">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305B0AE5" w14:textId="77777777" w:rsidR="00784147" w:rsidRPr="00784147" w:rsidRDefault="00784147" w:rsidP="00784147">
            <w:pPr>
              <w:spacing w:after="300" w:line="240" w:lineRule="auto"/>
              <w:rPr>
                <w:ins w:id="551" w:author="Tandon, Akshat" w:date="2017-05-29T10:03:00Z"/>
                <w:rFonts w:ascii="Verdana" w:eastAsia="Times New Roman" w:hAnsi="Verdana" w:cs="Times New Roman"/>
                <w:b/>
                <w:bCs/>
                <w:color w:val="313131"/>
                <w:sz w:val="21"/>
                <w:szCs w:val="21"/>
                <w:lang w:val="en-GB" w:eastAsia="en-GB"/>
              </w:rPr>
            </w:pPr>
            <w:ins w:id="552" w:author="Tandon, Akshat" w:date="2017-05-29T10:03:00Z">
              <w:r w:rsidRPr="00784147">
                <w:rPr>
                  <w:rFonts w:ascii="Verdana" w:eastAsia="Times New Roman" w:hAnsi="Verdana" w:cs="Times New Roman"/>
                  <w:b/>
                  <w:bCs/>
                  <w:color w:val="313131"/>
                  <w:sz w:val="21"/>
                  <w:szCs w:val="21"/>
                  <w:lang w:val="en-GB" w:eastAsia="en-GB"/>
                </w:rPr>
                <w:t>Operator</w:t>
              </w:r>
            </w:ins>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2FBDB7D4" w14:textId="77777777" w:rsidR="00784147" w:rsidRPr="00784147" w:rsidRDefault="00784147" w:rsidP="00784147">
            <w:pPr>
              <w:spacing w:after="300" w:line="240" w:lineRule="auto"/>
              <w:rPr>
                <w:ins w:id="554" w:author="Tandon, Akshat" w:date="2017-05-29T10:03:00Z"/>
                <w:rFonts w:ascii="Verdana" w:eastAsia="Times New Roman" w:hAnsi="Verdana" w:cs="Times New Roman"/>
                <w:b/>
                <w:bCs/>
                <w:color w:val="313131"/>
                <w:sz w:val="21"/>
                <w:szCs w:val="21"/>
                <w:lang w:val="en-GB" w:eastAsia="en-GB"/>
              </w:rPr>
            </w:pPr>
            <w:ins w:id="555" w:author="Tandon, Akshat" w:date="2017-05-29T10:03:00Z">
              <w:r w:rsidRPr="00784147">
                <w:rPr>
                  <w:rFonts w:ascii="Verdana" w:eastAsia="Times New Roman" w:hAnsi="Verdana" w:cs="Times New Roman"/>
                  <w:b/>
                  <w:bCs/>
                  <w:color w:val="313131"/>
                  <w:sz w:val="21"/>
                  <w:szCs w:val="21"/>
                  <w:lang w:val="en-GB" w:eastAsia="en-GB"/>
                </w:rPr>
                <w:t>Description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5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1C42022E" w14:textId="77777777" w:rsidR="00784147" w:rsidRPr="00784147" w:rsidRDefault="00784147" w:rsidP="00784147">
            <w:pPr>
              <w:spacing w:after="300" w:line="240" w:lineRule="auto"/>
              <w:rPr>
                <w:ins w:id="557" w:author="Tandon, Akshat" w:date="2017-05-29T10:03:00Z"/>
                <w:rFonts w:ascii="Verdana" w:eastAsia="Times New Roman" w:hAnsi="Verdana" w:cs="Times New Roman"/>
                <w:b/>
                <w:bCs/>
                <w:color w:val="313131"/>
                <w:sz w:val="21"/>
                <w:szCs w:val="21"/>
                <w:lang w:val="en-GB" w:eastAsia="en-GB"/>
              </w:rPr>
            </w:pPr>
            <w:ins w:id="558" w:author="Tandon, Akshat" w:date="2017-05-29T10:03:00Z">
              <w:r w:rsidRPr="00784147">
                <w:rPr>
                  <w:rFonts w:ascii="Verdana" w:eastAsia="Times New Roman" w:hAnsi="Verdana" w:cs="Times New Roman"/>
                  <w:b/>
                  <w:bCs/>
                  <w:color w:val="313131"/>
                  <w:sz w:val="21"/>
                  <w:szCs w:val="21"/>
                  <w:lang w:val="en-GB" w:eastAsia="en-GB"/>
                </w:rPr>
                <w:t>Example</w:t>
              </w:r>
            </w:ins>
          </w:p>
        </w:tc>
      </w:tr>
      <w:tr w:rsidR="00265428" w:rsidRPr="00784147" w14:paraId="612A2250" w14:textId="77777777" w:rsidTr="00265428">
        <w:trPr>
          <w:ins w:id="559"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0"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4BD360" w14:textId="7ED4972C" w:rsidR="00784147" w:rsidRPr="00784147" w:rsidRDefault="00265428" w:rsidP="00784147">
            <w:pPr>
              <w:spacing w:after="300" w:line="240" w:lineRule="auto"/>
              <w:rPr>
                <w:ins w:id="561" w:author="Tandon, Akshat" w:date="2017-05-29T10:03:00Z"/>
                <w:rFonts w:ascii="Verdana" w:eastAsia="Times New Roman" w:hAnsi="Verdana" w:cs="Times New Roman"/>
                <w:color w:val="313131"/>
                <w:sz w:val="21"/>
                <w:szCs w:val="21"/>
                <w:lang w:val="en-GB" w:eastAsia="en-GB"/>
              </w:rPr>
            </w:pPr>
            <w:ins w:id="562"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3"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8F8D4CF" w14:textId="08872873" w:rsidR="00784147" w:rsidRPr="00784147" w:rsidRDefault="00265428" w:rsidP="00784147">
            <w:pPr>
              <w:spacing w:after="300" w:line="240" w:lineRule="auto"/>
              <w:rPr>
                <w:ins w:id="564" w:author="Tandon, Akshat" w:date="2017-05-29T10:03:00Z"/>
                <w:rFonts w:ascii="Verdana" w:eastAsia="Times New Roman" w:hAnsi="Verdana" w:cs="Times New Roman"/>
                <w:color w:val="313131"/>
                <w:sz w:val="21"/>
                <w:szCs w:val="21"/>
                <w:lang w:val="en-GB" w:eastAsia="en-GB"/>
              </w:rPr>
            </w:pPr>
            <w:ins w:id="565" w:author="Tandon, Akshat" w:date="2017-05-29T10:07:00Z">
              <w:r w:rsidRPr="00784147">
                <w:rPr>
                  <w:rFonts w:ascii="Verdana" w:eastAsia="Times New Roman" w:hAnsi="Verdana" w:cs="Times New Roman"/>
                  <w:color w:val="313131"/>
                  <w:sz w:val="21"/>
                  <w:szCs w:val="21"/>
                  <w:lang w:val="en-GB" w:eastAsia="en-GB"/>
                </w:rPr>
                <w:t>Addition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66"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D08AEE3" w14:textId="5B8A1CBE" w:rsidR="00784147" w:rsidRPr="00784147" w:rsidRDefault="00784147" w:rsidP="00784147">
            <w:pPr>
              <w:spacing w:after="300" w:line="240" w:lineRule="auto"/>
              <w:rPr>
                <w:ins w:id="567" w:author="Tandon, Akshat" w:date="2017-05-29T10:03:00Z"/>
                <w:rFonts w:ascii="Verdana" w:eastAsia="Times New Roman" w:hAnsi="Verdana" w:cs="Times New Roman"/>
                <w:color w:val="313131"/>
                <w:sz w:val="21"/>
                <w:szCs w:val="21"/>
                <w:lang w:val="en-GB" w:eastAsia="en-GB"/>
              </w:rPr>
            </w:pPr>
            <w:ins w:id="568" w:author="Tandon, Akshat" w:date="2017-05-29T10:03:00Z">
              <w:r w:rsidRPr="00784147">
                <w:rPr>
                  <w:rFonts w:ascii="Verdana" w:eastAsia="Times New Roman" w:hAnsi="Verdana" w:cs="Times New Roman"/>
                  <w:color w:val="313131"/>
                  <w:sz w:val="21"/>
                  <w:szCs w:val="21"/>
                  <w:lang w:val="en-GB" w:eastAsia="en-GB"/>
                </w:rPr>
                <w:t xml:space="preserve">a </w:t>
              </w:r>
              <w:r w:rsidRPr="008B455A">
                <w:rPr>
                  <w:rFonts w:ascii="Verdana" w:eastAsia="Times New Roman" w:hAnsi="Verdana" w:cs="Times New Roman"/>
                  <w:b/>
                  <w:color w:val="313131"/>
                  <w:sz w:val="21"/>
                  <w:szCs w:val="21"/>
                  <w:lang w:val="en-GB" w:eastAsia="en-GB"/>
                  <w:rPrChange w:id="569" w:author="Tandon, Akshat" w:date="2017-05-29T10:04:00Z">
                    <w:rPr>
                      <w:rFonts w:ascii="Verdana" w:eastAsia="Times New Roman" w:hAnsi="Verdana" w:cs="Times New Roman"/>
                      <w:color w:val="313131"/>
                      <w:sz w:val="21"/>
                      <w:szCs w:val="21"/>
                      <w:lang w:val="en-GB" w:eastAsia="en-GB"/>
                    </w:rPr>
                  </w:rPrChange>
                </w:rPr>
                <w:t>+</w:t>
              </w:r>
              <w:r w:rsidR="00265428">
                <w:rPr>
                  <w:rFonts w:ascii="Verdana" w:eastAsia="Times New Roman" w:hAnsi="Verdana" w:cs="Times New Roman"/>
                  <w:color w:val="313131"/>
                  <w:sz w:val="21"/>
                  <w:szCs w:val="21"/>
                  <w:lang w:val="en-GB" w:eastAsia="en-GB"/>
                </w:rPr>
                <w:t xml:space="preserve"> b = 55</w:t>
              </w:r>
            </w:ins>
          </w:p>
        </w:tc>
      </w:tr>
      <w:tr w:rsidR="00265428" w:rsidRPr="00784147" w14:paraId="3A179661" w14:textId="77777777" w:rsidTr="00265428">
        <w:trPr>
          <w:ins w:id="570"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1"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8734DD3" w14:textId="6F8BC9A4" w:rsidR="00784147" w:rsidRPr="00784147" w:rsidRDefault="00265428" w:rsidP="00784147">
            <w:pPr>
              <w:spacing w:after="300" w:line="240" w:lineRule="auto"/>
              <w:rPr>
                <w:ins w:id="572" w:author="Tandon, Akshat" w:date="2017-05-29T10:03:00Z"/>
                <w:rFonts w:ascii="Verdana" w:eastAsia="Times New Roman" w:hAnsi="Verdana" w:cs="Times New Roman"/>
                <w:color w:val="313131"/>
                <w:sz w:val="21"/>
                <w:szCs w:val="21"/>
                <w:lang w:val="en-GB" w:eastAsia="en-GB"/>
              </w:rPr>
            </w:pPr>
            <w:ins w:id="573"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A7D6DAB" w14:textId="0CD17ACF" w:rsidR="00784147" w:rsidRPr="00784147" w:rsidRDefault="00265428">
            <w:pPr>
              <w:spacing w:after="300" w:line="240" w:lineRule="auto"/>
              <w:rPr>
                <w:ins w:id="575" w:author="Tandon, Akshat" w:date="2017-05-29T10:03:00Z"/>
                <w:rFonts w:ascii="Verdana" w:eastAsia="Times New Roman" w:hAnsi="Verdana" w:cs="Times New Roman"/>
                <w:color w:val="313131"/>
                <w:sz w:val="21"/>
                <w:szCs w:val="21"/>
                <w:lang w:val="en-GB" w:eastAsia="en-GB"/>
              </w:rPr>
            </w:pPr>
            <w:ins w:id="576" w:author="Tandon, Akshat" w:date="2017-05-29T10:07:00Z">
              <w:r w:rsidRPr="00784147">
                <w:rPr>
                  <w:rFonts w:ascii="Verdana" w:eastAsia="Times New Roman" w:hAnsi="Verdana" w:cs="Times New Roman"/>
                  <w:color w:val="313131"/>
                  <w:sz w:val="21"/>
                  <w:szCs w:val="21"/>
                  <w:lang w:val="en-GB" w:eastAsia="en-GB"/>
                </w:rPr>
                <w:t>Subtraction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7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8E5270A" w14:textId="211155D8" w:rsidR="00784147" w:rsidRPr="00784147" w:rsidRDefault="00265428" w:rsidP="00784147">
            <w:pPr>
              <w:spacing w:after="300" w:line="240" w:lineRule="auto"/>
              <w:rPr>
                <w:ins w:id="578" w:author="Tandon, Akshat" w:date="2017-05-29T10:03:00Z"/>
                <w:rFonts w:ascii="Verdana" w:eastAsia="Times New Roman" w:hAnsi="Verdana" w:cs="Times New Roman"/>
                <w:color w:val="313131"/>
                <w:sz w:val="21"/>
                <w:szCs w:val="21"/>
                <w:lang w:val="en-GB" w:eastAsia="en-GB"/>
              </w:rPr>
            </w:pPr>
            <w:ins w:id="579" w:author="Tandon, Akshat" w:date="2017-05-29T10:03:00Z">
              <w:r>
                <w:rPr>
                  <w:rFonts w:ascii="Verdana" w:eastAsia="Times New Roman" w:hAnsi="Verdana" w:cs="Times New Roman"/>
                  <w:color w:val="313131"/>
                  <w:sz w:val="21"/>
                  <w:szCs w:val="21"/>
                  <w:lang w:val="en-GB" w:eastAsia="en-GB"/>
                </w:rPr>
                <w:t>a – b = 12</w:t>
              </w:r>
            </w:ins>
          </w:p>
        </w:tc>
      </w:tr>
      <w:tr w:rsidR="00265428" w:rsidRPr="00784147" w14:paraId="579D35BF" w14:textId="77777777" w:rsidTr="00265428">
        <w:trPr>
          <w:ins w:id="580"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1"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5F0E8B9" w14:textId="02946681" w:rsidR="00784147" w:rsidRPr="00784147" w:rsidRDefault="00784147">
            <w:pPr>
              <w:spacing w:after="300" w:line="240" w:lineRule="auto"/>
              <w:rPr>
                <w:ins w:id="582" w:author="Tandon, Akshat" w:date="2017-05-29T10:03:00Z"/>
                <w:rFonts w:ascii="Verdana" w:eastAsia="Times New Roman" w:hAnsi="Verdana" w:cs="Times New Roman"/>
                <w:color w:val="313131"/>
                <w:sz w:val="21"/>
                <w:szCs w:val="21"/>
                <w:lang w:val="en-GB" w:eastAsia="en-GB"/>
              </w:rPr>
            </w:pPr>
            <w:ins w:id="583"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4"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1CC0BE" w14:textId="4E2ADEAD" w:rsidR="00784147" w:rsidRPr="00784147" w:rsidRDefault="00265428" w:rsidP="00784147">
            <w:pPr>
              <w:spacing w:after="300" w:line="240" w:lineRule="auto"/>
              <w:rPr>
                <w:ins w:id="585" w:author="Tandon, Akshat" w:date="2017-05-29T10:03:00Z"/>
                <w:rFonts w:ascii="Verdana" w:eastAsia="Times New Roman" w:hAnsi="Verdana" w:cs="Times New Roman"/>
                <w:color w:val="313131"/>
                <w:sz w:val="21"/>
                <w:szCs w:val="21"/>
                <w:lang w:val="en-GB" w:eastAsia="en-GB"/>
              </w:rPr>
            </w:pPr>
            <w:ins w:id="586" w:author="Tandon, Akshat" w:date="2017-05-29T10:07:00Z">
              <w:r w:rsidRPr="00784147">
                <w:rPr>
                  <w:rFonts w:ascii="Verdana" w:eastAsia="Times New Roman" w:hAnsi="Verdana" w:cs="Times New Roman"/>
                  <w:color w:val="313131"/>
                  <w:sz w:val="21"/>
                  <w:szCs w:val="21"/>
                  <w:lang w:val="en-GB" w:eastAsia="en-GB"/>
                </w:rPr>
                <w:t>Multiplication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87"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81B3A6D" w14:textId="5D0D8A90" w:rsidR="00784147" w:rsidRPr="00784147" w:rsidRDefault="00784147">
            <w:pPr>
              <w:spacing w:after="300" w:line="240" w:lineRule="auto"/>
              <w:rPr>
                <w:ins w:id="588" w:author="Tandon, Akshat" w:date="2017-05-29T10:03:00Z"/>
                <w:rFonts w:ascii="Verdana" w:eastAsia="Times New Roman" w:hAnsi="Verdana" w:cs="Times New Roman"/>
                <w:color w:val="313131"/>
                <w:sz w:val="21"/>
                <w:szCs w:val="21"/>
                <w:lang w:val="en-GB" w:eastAsia="en-GB"/>
              </w:rPr>
            </w:pPr>
            <w:ins w:id="589" w:author="Tandon, Akshat" w:date="2017-05-29T10:03:00Z">
              <w:r w:rsidRPr="00784147">
                <w:rPr>
                  <w:rFonts w:ascii="Verdana" w:eastAsia="Times New Roman" w:hAnsi="Verdana" w:cs="Times New Roman"/>
                  <w:color w:val="313131"/>
                  <w:sz w:val="21"/>
                  <w:szCs w:val="21"/>
                  <w:lang w:val="en-GB" w:eastAsia="en-GB"/>
                </w:rPr>
                <w:t xml:space="preserve">a * b = </w:t>
              </w:r>
            </w:ins>
            <w:ins w:id="590" w:author="Tandon, Akshat" w:date="2017-05-29T10:07:00Z">
              <w:r w:rsidR="00265428">
                <w:rPr>
                  <w:rFonts w:ascii="Verdana" w:eastAsia="Times New Roman" w:hAnsi="Verdana" w:cs="Times New Roman"/>
                  <w:color w:val="313131"/>
                  <w:sz w:val="21"/>
                  <w:szCs w:val="21"/>
                  <w:lang w:val="en-GB" w:eastAsia="en-GB"/>
                </w:rPr>
                <w:t>556</w:t>
              </w:r>
            </w:ins>
          </w:p>
        </w:tc>
      </w:tr>
      <w:tr w:rsidR="00265428" w:rsidRPr="00784147" w14:paraId="49078D92" w14:textId="77777777" w:rsidTr="00265428">
        <w:trPr>
          <w:ins w:id="59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23CB89" w14:textId="6B18B1C6" w:rsidR="00784147" w:rsidRPr="00784147" w:rsidRDefault="00784147">
            <w:pPr>
              <w:spacing w:after="300" w:line="240" w:lineRule="auto"/>
              <w:rPr>
                <w:ins w:id="593" w:author="Tandon, Akshat" w:date="2017-05-29T10:03:00Z"/>
                <w:rFonts w:ascii="Verdana" w:eastAsia="Times New Roman" w:hAnsi="Verdana" w:cs="Times New Roman"/>
                <w:color w:val="313131"/>
                <w:sz w:val="21"/>
                <w:szCs w:val="21"/>
                <w:lang w:val="en-GB" w:eastAsia="en-GB"/>
              </w:rPr>
            </w:pPr>
            <w:ins w:id="594"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94416DF" w14:textId="2A6795EF" w:rsidR="00784147" w:rsidRPr="00784147" w:rsidRDefault="00265428" w:rsidP="00784147">
            <w:pPr>
              <w:spacing w:after="300" w:line="240" w:lineRule="auto"/>
              <w:rPr>
                <w:ins w:id="596" w:author="Tandon, Akshat" w:date="2017-05-29T10:03:00Z"/>
                <w:rFonts w:ascii="Verdana" w:eastAsia="Times New Roman" w:hAnsi="Verdana" w:cs="Times New Roman"/>
                <w:color w:val="313131"/>
                <w:sz w:val="21"/>
                <w:szCs w:val="21"/>
                <w:lang w:val="en-GB" w:eastAsia="en-GB"/>
              </w:rPr>
            </w:pPr>
            <w:ins w:id="597" w:author="Tandon, Akshat" w:date="2017-05-29T10:07:00Z">
              <w:r w:rsidRPr="00784147">
                <w:rPr>
                  <w:rFonts w:ascii="Verdana" w:eastAsia="Times New Roman" w:hAnsi="Verdana" w:cs="Times New Roman"/>
                  <w:color w:val="313131"/>
                  <w:sz w:val="21"/>
                  <w:szCs w:val="21"/>
                  <w:lang w:val="en-GB" w:eastAsia="en-GB"/>
                </w:rPr>
                <w:t>Division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59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42E2329" w14:textId="6E7E5C22" w:rsidR="00784147" w:rsidRPr="00784147" w:rsidRDefault="00265428" w:rsidP="00784147">
            <w:pPr>
              <w:spacing w:after="300" w:line="240" w:lineRule="auto"/>
              <w:rPr>
                <w:ins w:id="599" w:author="Tandon, Akshat" w:date="2017-05-29T10:03:00Z"/>
                <w:rFonts w:ascii="Verdana" w:eastAsia="Times New Roman" w:hAnsi="Verdana" w:cs="Times New Roman"/>
                <w:color w:val="313131"/>
                <w:sz w:val="21"/>
                <w:szCs w:val="21"/>
                <w:lang w:val="en-GB" w:eastAsia="en-GB"/>
              </w:rPr>
            </w:pPr>
            <w:ins w:id="600" w:author="Tandon, Akshat" w:date="2017-05-29T10:03:00Z">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ins>
          </w:p>
        </w:tc>
      </w:tr>
      <w:tr w:rsidR="00265428" w:rsidRPr="00784147" w14:paraId="2E7B6367" w14:textId="77777777" w:rsidTr="00265428">
        <w:trPr>
          <w:ins w:id="60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1CF044A" w14:textId="5D6BFD34" w:rsidR="00784147" w:rsidRPr="00784147" w:rsidRDefault="00784147">
            <w:pPr>
              <w:spacing w:after="300" w:line="240" w:lineRule="auto"/>
              <w:rPr>
                <w:ins w:id="603" w:author="Tandon, Akshat" w:date="2017-05-29T10:03:00Z"/>
                <w:rFonts w:ascii="Verdana" w:eastAsia="Times New Roman" w:hAnsi="Verdana" w:cs="Times New Roman"/>
                <w:color w:val="313131"/>
                <w:sz w:val="21"/>
                <w:szCs w:val="21"/>
                <w:lang w:val="en-GB" w:eastAsia="en-GB"/>
              </w:rPr>
            </w:pPr>
            <w:ins w:id="604"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DE45417" w14:textId="4800DD36" w:rsidR="00784147" w:rsidRPr="00784147" w:rsidRDefault="00265428" w:rsidP="00784147">
            <w:pPr>
              <w:spacing w:after="300" w:line="240" w:lineRule="auto"/>
              <w:rPr>
                <w:ins w:id="606" w:author="Tandon, Akshat" w:date="2017-05-29T10:03:00Z"/>
                <w:rFonts w:ascii="Verdana" w:eastAsia="Times New Roman" w:hAnsi="Verdana" w:cs="Times New Roman"/>
                <w:color w:val="313131"/>
                <w:sz w:val="21"/>
                <w:szCs w:val="21"/>
                <w:lang w:val="en-GB" w:eastAsia="en-GB"/>
              </w:rPr>
            </w:pPr>
            <w:ins w:id="607" w:author="Tandon, Akshat" w:date="2017-05-29T10:07:00Z">
              <w:r w:rsidRPr="00784147">
                <w:rPr>
                  <w:rFonts w:ascii="Verdana" w:eastAsia="Times New Roman" w:hAnsi="Verdana" w:cs="Times New Roman"/>
                  <w:color w:val="313131"/>
                  <w:sz w:val="21"/>
                  <w:szCs w:val="21"/>
                  <w:lang w:val="en-GB" w:eastAsia="en-GB"/>
                </w:rPr>
                <w:t>Modulus</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B7ABB96" w14:textId="77777777" w:rsidR="00784147" w:rsidRPr="00784147" w:rsidRDefault="00784147" w:rsidP="00784147">
            <w:pPr>
              <w:spacing w:after="300" w:line="240" w:lineRule="auto"/>
              <w:rPr>
                <w:ins w:id="609" w:author="Tandon, Akshat" w:date="2017-05-29T10:03:00Z"/>
                <w:rFonts w:ascii="Verdana" w:eastAsia="Times New Roman" w:hAnsi="Verdana" w:cs="Times New Roman"/>
                <w:color w:val="313131"/>
                <w:sz w:val="21"/>
                <w:szCs w:val="21"/>
                <w:lang w:val="en-GB" w:eastAsia="en-GB"/>
              </w:rPr>
            </w:pPr>
            <w:ins w:id="610" w:author="Tandon, Akshat" w:date="2017-05-29T10:03:00Z">
              <w:r w:rsidRPr="00784147">
                <w:rPr>
                  <w:rFonts w:ascii="Verdana" w:eastAsia="Times New Roman" w:hAnsi="Verdana" w:cs="Times New Roman"/>
                  <w:color w:val="313131"/>
                  <w:sz w:val="21"/>
                  <w:szCs w:val="21"/>
                  <w:lang w:val="en-GB" w:eastAsia="en-GB"/>
                </w:rPr>
                <w:t>b % a = 0</w:t>
              </w:r>
            </w:ins>
          </w:p>
        </w:tc>
      </w:tr>
      <w:tr w:rsidR="00265428" w:rsidRPr="00784147" w14:paraId="5061DC39" w14:textId="77777777" w:rsidTr="00265428">
        <w:trPr>
          <w:ins w:id="61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EA12E46" w14:textId="78CC62F2" w:rsidR="00784147" w:rsidRPr="00784147" w:rsidRDefault="00784147">
            <w:pPr>
              <w:spacing w:after="300" w:line="240" w:lineRule="auto"/>
              <w:rPr>
                <w:ins w:id="613" w:author="Tandon, Akshat" w:date="2017-05-29T10:03:00Z"/>
                <w:rFonts w:ascii="Verdana" w:eastAsia="Times New Roman" w:hAnsi="Verdana" w:cs="Times New Roman"/>
                <w:color w:val="313131"/>
                <w:sz w:val="21"/>
                <w:szCs w:val="21"/>
                <w:lang w:val="en-GB" w:eastAsia="en-GB"/>
              </w:rPr>
            </w:pPr>
            <w:ins w:id="614"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87914B0" w14:textId="218847BC" w:rsidR="00784147" w:rsidRPr="00784147" w:rsidRDefault="00265428" w:rsidP="00784147">
            <w:pPr>
              <w:spacing w:after="300" w:line="240" w:lineRule="auto"/>
              <w:rPr>
                <w:ins w:id="616" w:author="Tandon, Akshat" w:date="2017-05-29T10:03:00Z"/>
                <w:rFonts w:ascii="Verdana" w:eastAsia="Times New Roman" w:hAnsi="Verdana" w:cs="Times New Roman"/>
                <w:color w:val="313131"/>
                <w:sz w:val="21"/>
                <w:szCs w:val="21"/>
                <w:lang w:val="en-GB" w:eastAsia="en-GB"/>
              </w:rPr>
            </w:pPr>
            <w:ins w:id="617" w:author="Tandon, Akshat" w:date="2017-05-29T10:07:00Z">
              <w:r w:rsidRPr="00784147">
                <w:rPr>
                  <w:rFonts w:ascii="Verdana" w:eastAsia="Times New Roman" w:hAnsi="Verdana" w:cs="Times New Roman"/>
                  <w:color w:val="313131"/>
                  <w:sz w:val="21"/>
                  <w:szCs w:val="21"/>
                  <w:lang w:val="en-GB" w:eastAsia="en-GB"/>
                </w:rPr>
                <w:t>Exponent</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81B74EF" w14:textId="77777777" w:rsidR="00784147" w:rsidRPr="00784147" w:rsidRDefault="00784147" w:rsidP="00784147">
            <w:pPr>
              <w:spacing w:after="300" w:line="240" w:lineRule="auto"/>
              <w:rPr>
                <w:ins w:id="619" w:author="Tandon, Akshat" w:date="2017-05-29T10:03:00Z"/>
                <w:rFonts w:ascii="Verdana" w:eastAsia="Times New Roman" w:hAnsi="Verdana" w:cs="Times New Roman"/>
                <w:color w:val="313131"/>
                <w:sz w:val="21"/>
                <w:szCs w:val="21"/>
                <w:lang w:val="en-GB" w:eastAsia="en-GB"/>
              </w:rPr>
            </w:pPr>
            <w:ins w:id="620" w:author="Tandon, Akshat" w:date="2017-05-29T10:03:00Z">
              <w:r w:rsidRPr="00784147">
                <w:rPr>
                  <w:rFonts w:ascii="Verdana" w:eastAsia="Times New Roman" w:hAnsi="Verdana" w:cs="Times New Roman"/>
                  <w:color w:val="313131"/>
                  <w:sz w:val="21"/>
                  <w:szCs w:val="21"/>
                  <w:lang w:val="en-GB" w:eastAsia="en-GB"/>
                </w:rPr>
                <w:t>a**b =10 to the power 20</w:t>
              </w:r>
            </w:ins>
          </w:p>
        </w:tc>
      </w:tr>
      <w:tr w:rsidR="00265428" w:rsidRPr="00784147" w14:paraId="644CB346" w14:textId="77777777" w:rsidTr="00265428">
        <w:trPr>
          <w:ins w:id="621"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54A6A05" w14:textId="77777777" w:rsidR="00784147" w:rsidRPr="00784147" w:rsidRDefault="00784147" w:rsidP="00784147">
            <w:pPr>
              <w:spacing w:after="300" w:line="240" w:lineRule="auto"/>
              <w:rPr>
                <w:ins w:id="623" w:author="Tandon, Akshat" w:date="2017-05-29T10:03:00Z"/>
                <w:rFonts w:ascii="Verdana" w:eastAsia="Times New Roman" w:hAnsi="Verdana" w:cs="Times New Roman"/>
                <w:color w:val="313131"/>
                <w:sz w:val="21"/>
                <w:szCs w:val="21"/>
                <w:lang w:val="en-GB" w:eastAsia="en-GB"/>
              </w:rPr>
            </w:pPr>
            <w:ins w:id="624"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2D23090" w14:textId="4D4AA5A5" w:rsidR="00784147" w:rsidRPr="00784147" w:rsidRDefault="00784147">
            <w:pPr>
              <w:spacing w:after="300" w:line="240" w:lineRule="auto"/>
              <w:rPr>
                <w:ins w:id="626" w:author="Tandon, Akshat" w:date="2017-05-29T10:03:00Z"/>
                <w:rFonts w:ascii="Verdana" w:eastAsia="Times New Roman" w:hAnsi="Verdana" w:cs="Times New Roman"/>
                <w:color w:val="313131"/>
                <w:sz w:val="21"/>
                <w:szCs w:val="21"/>
                <w:lang w:val="en-GB" w:eastAsia="en-GB"/>
              </w:rPr>
            </w:pPr>
            <w:ins w:id="627" w:author="Tandon, Akshat" w:date="2017-05-29T10:03:00Z">
              <w:r w:rsidRPr="00784147">
                <w:rPr>
                  <w:rFonts w:ascii="Verdana" w:eastAsia="Times New Roman" w:hAnsi="Verdana" w:cs="Times New Roman"/>
                  <w:color w:val="313131"/>
                  <w:sz w:val="21"/>
                  <w:szCs w:val="21"/>
                  <w:lang w:val="en-GB" w:eastAsia="en-GB"/>
                </w:rPr>
                <w:t xml:space="preserve">Floor Division </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49DC99E" w14:textId="70588134" w:rsidR="00784147" w:rsidRPr="00784147" w:rsidRDefault="00784147">
            <w:pPr>
              <w:spacing w:after="300" w:line="240" w:lineRule="auto"/>
              <w:rPr>
                <w:ins w:id="629" w:author="Tandon, Akshat" w:date="2017-05-29T10:03:00Z"/>
                <w:rFonts w:ascii="Verdana" w:eastAsia="Times New Roman" w:hAnsi="Verdana" w:cs="Times New Roman"/>
                <w:color w:val="313131"/>
                <w:sz w:val="21"/>
                <w:szCs w:val="21"/>
                <w:lang w:val="en-GB" w:eastAsia="en-GB"/>
              </w:rPr>
            </w:pPr>
            <w:ins w:id="630" w:author="Tandon, Akshat" w:date="2017-05-29T10:03:00Z">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ins>
          </w:p>
        </w:tc>
      </w:tr>
      <w:tr w:rsidR="00265428" w:rsidRPr="00265428" w14:paraId="5AAFE66B" w14:textId="77777777" w:rsidTr="00265428">
        <w:trPr>
          <w:ins w:id="631"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2"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A88E8C3" w14:textId="77777777" w:rsidR="00265428" w:rsidRPr="00265428" w:rsidRDefault="00265428" w:rsidP="00265428">
            <w:pPr>
              <w:spacing w:after="300" w:line="240" w:lineRule="auto"/>
              <w:rPr>
                <w:ins w:id="633" w:author="Tandon, Akshat" w:date="2017-05-29T10:06:00Z"/>
                <w:rFonts w:ascii="Verdana" w:eastAsia="Times New Roman" w:hAnsi="Verdana" w:cs="Times New Roman"/>
                <w:color w:val="313131"/>
                <w:sz w:val="21"/>
                <w:szCs w:val="21"/>
                <w:lang w:val="en-GB" w:eastAsia="en-GB"/>
              </w:rPr>
            </w:pPr>
            <w:ins w:id="634"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5"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1564998" w14:textId="7A5CF2C4" w:rsidR="00265428" w:rsidRPr="00265428" w:rsidRDefault="00265428" w:rsidP="00265428">
            <w:pPr>
              <w:spacing w:after="300" w:line="240" w:lineRule="auto"/>
              <w:rPr>
                <w:ins w:id="636" w:author="Tandon, Akshat" w:date="2017-05-29T10:06:00Z"/>
                <w:rFonts w:ascii="Verdana" w:eastAsia="Times New Roman" w:hAnsi="Verdana" w:cs="Times New Roman"/>
                <w:color w:val="313131"/>
                <w:sz w:val="21"/>
                <w:szCs w:val="21"/>
                <w:lang w:val="en-GB" w:eastAsia="en-GB"/>
              </w:rPr>
            </w:pPr>
            <w:ins w:id="637" w:author="Tandon, Akshat" w:date="2017-05-29T10:08:00Z">
              <w:r>
                <w:rPr>
                  <w:rFonts w:ascii="Verdana" w:eastAsia="Times New Roman" w:hAnsi="Verdana" w:cs="Times New Roman"/>
                  <w:color w:val="313131"/>
                  <w:sz w:val="21"/>
                  <w:szCs w:val="21"/>
                  <w:lang w:val="en-GB" w:eastAsia="en-GB"/>
                </w:rPr>
                <w:t>equivalence</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8"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652345E" w14:textId="77777777" w:rsidR="00265428" w:rsidRPr="00265428" w:rsidRDefault="00265428" w:rsidP="00265428">
            <w:pPr>
              <w:spacing w:after="300" w:line="240" w:lineRule="auto"/>
              <w:rPr>
                <w:ins w:id="639" w:author="Tandon, Akshat" w:date="2017-05-29T10:06:00Z"/>
                <w:rFonts w:ascii="Verdana" w:eastAsia="Times New Roman" w:hAnsi="Verdana" w:cs="Times New Roman"/>
                <w:color w:val="313131"/>
                <w:sz w:val="21"/>
                <w:szCs w:val="21"/>
                <w:lang w:val="en-GB" w:eastAsia="en-GB"/>
              </w:rPr>
            </w:pPr>
            <w:ins w:id="640" w:author="Tandon, Akshat" w:date="2017-05-29T10:06:00Z">
              <w:r w:rsidRPr="00265428">
                <w:rPr>
                  <w:rFonts w:ascii="Verdana" w:eastAsia="Times New Roman" w:hAnsi="Verdana" w:cs="Times New Roman"/>
                  <w:color w:val="313131"/>
                  <w:sz w:val="21"/>
                  <w:szCs w:val="21"/>
                  <w:lang w:val="en-GB" w:eastAsia="en-GB"/>
                </w:rPr>
                <w:t>(a == b) is not true.</w:t>
              </w:r>
            </w:ins>
          </w:p>
        </w:tc>
      </w:tr>
      <w:tr w:rsidR="00265428" w:rsidRPr="00265428" w14:paraId="7CDA202B" w14:textId="77777777" w:rsidTr="00265428">
        <w:trPr>
          <w:ins w:id="641"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ins w:id="642" w:author="Tandon, Akshat" w:date="2017-05-29T10:06:00Z"/>
                <w:rFonts w:ascii="Verdana" w:eastAsia="Times New Roman" w:hAnsi="Verdana" w:cs="Times New Roman"/>
                <w:color w:val="313131"/>
                <w:sz w:val="21"/>
                <w:szCs w:val="21"/>
                <w:lang w:val="en-GB" w:eastAsia="en-GB"/>
              </w:rPr>
            </w:pPr>
            <w:ins w:id="643" w:author="Tandon, Akshat" w:date="2017-05-29T10:06:00Z">
              <w:r w:rsidRPr="00265428">
                <w:rPr>
                  <w:rFonts w:ascii="Verdana" w:eastAsia="Times New Roman" w:hAnsi="Verdana" w:cs="Times New Roman"/>
                  <w:color w:val="313131"/>
                  <w:sz w:val="21"/>
                  <w:szCs w:val="21"/>
                  <w:lang w:val="en-GB" w:eastAsia="en-GB"/>
                </w:rPr>
                <w:lastRenderedPageBreak/>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ins w:id="644" w:author="Tandon, Akshat" w:date="2017-05-29T10:06:00Z"/>
                <w:rFonts w:ascii="Verdana" w:eastAsia="Times New Roman" w:hAnsi="Verdana" w:cs="Times New Roman"/>
                <w:color w:val="313131"/>
                <w:sz w:val="21"/>
                <w:szCs w:val="21"/>
                <w:lang w:val="en-GB" w:eastAsia="en-GB"/>
              </w:rPr>
            </w:pPr>
            <w:ins w:id="645" w:author="Tandon, Akshat" w:date="2017-05-29T10:08:00Z">
              <w:r>
                <w:rPr>
                  <w:rFonts w:ascii="Verdana" w:eastAsia="Times New Roman" w:hAnsi="Verdana" w:cs="Times New Roman"/>
                  <w:color w:val="313131"/>
                  <w:sz w:val="21"/>
                  <w:szCs w:val="21"/>
                  <w:lang w:val="en-GB" w:eastAsia="en-GB"/>
                </w:rPr>
                <w:t>Not equal</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ins w:id="646" w:author="Tandon, Akshat" w:date="2017-05-29T10:06:00Z"/>
                <w:rFonts w:ascii="Verdana" w:eastAsia="Times New Roman" w:hAnsi="Verdana" w:cs="Times New Roman"/>
                <w:color w:val="313131"/>
                <w:sz w:val="21"/>
                <w:szCs w:val="21"/>
                <w:lang w:val="en-GB" w:eastAsia="en-GB"/>
              </w:rPr>
            </w:pPr>
            <w:ins w:id="647" w:author="Tandon, Akshat" w:date="2017-05-29T10:09:00Z">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ins>
          </w:p>
        </w:tc>
      </w:tr>
      <w:tr w:rsidR="00265428" w:rsidRPr="00265428" w14:paraId="7A84E352" w14:textId="77777777" w:rsidTr="00265428">
        <w:trPr>
          <w:ins w:id="64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0CF4" w14:textId="77777777" w:rsidR="00265428" w:rsidRPr="00265428" w:rsidRDefault="00265428" w:rsidP="00265428">
            <w:pPr>
              <w:spacing w:after="300" w:line="240" w:lineRule="auto"/>
              <w:rPr>
                <w:ins w:id="650" w:author="Tandon, Akshat" w:date="2017-05-29T10:06:00Z"/>
                <w:rFonts w:ascii="Verdana" w:eastAsia="Times New Roman" w:hAnsi="Verdana" w:cs="Times New Roman"/>
                <w:color w:val="313131"/>
                <w:sz w:val="21"/>
                <w:szCs w:val="21"/>
                <w:lang w:val="en-GB" w:eastAsia="en-GB"/>
              </w:rPr>
            </w:pPr>
            <w:ins w:id="651"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42AC5E1" w14:textId="485E68E8" w:rsidR="00265428" w:rsidRPr="00265428" w:rsidRDefault="00265428" w:rsidP="00265428">
            <w:pPr>
              <w:spacing w:after="300" w:line="240" w:lineRule="auto"/>
              <w:rPr>
                <w:ins w:id="653" w:author="Tandon, Akshat" w:date="2017-05-29T10:06:00Z"/>
                <w:rFonts w:ascii="Verdana" w:eastAsia="Times New Roman" w:hAnsi="Verdana" w:cs="Times New Roman"/>
                <w:color w:val="313131"/>
                <w:sz w:val="21"/>
                <w:szCs w:val="21"/>
                <w:lang w:val="en-GB" w:eastAsia="en-GB"/>
              </w:rPr>
            </w:pPr>
            <w:ins w:id="654" w:author="Tandon, Akshat" w:date="2017-05-29T10:09:00Z">
              <w:r>
                <w:rPr>
                  <w:rFonts w:ascii="Verdana" w:eastAsia="Times New Roman" w:hAnsi="Verdana" w:cs="Times New Roman"/>
                  <w:color w:val="313131"/>
                  <w:sz w:val="21"/>
                  <w:szCs w:val="21"/>
                  <w:lang w:val="en-GB" w:eastAsia="en-GB"/>
                </w:rPr>
                <w:t>Greater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7F62F64" w14:textId="77777777" w:rsidR="00265428" w:rsidRPr="00265428" w:rsidRDefault="00265428" w:rsidP="00265428">
            <w:pPr>
              <w:spacing w:after="300" w:line="240" w:lineRule="auto"/>
              <w:rPr>
                <w:ins w:id="656" w:author="Tandon, Akshat" w:date="2017-05-29T10:06:00Z"/>
                <w:rFonts w:ascii="Verdana" w:eastAsia="Times New Roman" w:hAnsi="Verdana" w:cs="Times New Roman"/>
                <w:color w:val="313131"/>
                <w:sz w:val="21"/>
                <w:szCs w:val="21"/>
                <w:lang w:val="en-GB" w:eastAsia="en-GB"/>
              </w:rPr>
            </w:pPr>
            <w:ins w:id="657"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5E855905" w14:textId="77777777" w:rsidTr="00265428">
        <w:trPr>
          <w:ins w:id="65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B261" w14:textId="77777777" w:rsidR="00265428" w:rsidRPr="00265428" w:rsidRDefault="00265428" w:rsidP="00265428">
            <w:pPr>
              <w:spacing w:after="300" w:line="240" w:lineRule="auto"/>
              <w:rPr>
                <w:ins w:id="660" w:author="Tandon, Akshat" w:date="2017-05-29T10:06:00Z"/>
                <w:rFonts w:ascii="Verdana" w:eastAsia="Times New Roman" w:hAnsi="Verdana" w:cs="Times New Roman"/>
                <w:color w:val="313131"/>
                <w:sz w:val="21"/>
                <w:szCs w:val="21"/>
                <w:lang w:val="en-GB" w:eastAsia="en-GB"/>
              </w:rPr>
            </w:pPr>
            <w:ins w:id="661"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CF51B2A" w14:textId="4CAE4E4C" w:rsidR="00265428" w:rsidRPr="00265428" w:rsidRDefault="00265428" w:rsidP="00265428">
            <w:pPr>
              <w:spacing w:after="300" w:line="240" w:lineRule="auto"/>
              <w:rPr>
                <w:ins w:id="663" w:author="Tandon, Akshat" w:date="2017-05-29T10:06:00Z"/>
                <w:rFonts w:ascii="Verdana" w:eastAsia="Times New Roman" w:hAnsi="Verdana" w:cs="Times New Roman"/>
                <w:color w:val="313131"/>
                <w:sz w:val="21"/>
                <w:szCs w:val="21"/>
                <w:lang w:val="en-GB" w:eastAsia="en-GB"/>
              </w:rPr>
            </w:pPr>
            <w:ins w:id="664" w:author="Tandon, Akshat" w:date="2017-05-29T10:09:00Z">
              <w:r>
                <w:rPr>
                  <w:rFonts w:ascii="Verdana" w:eastAsia="Times New Roman" w:hAnsi="Verdana" w:cs="Times New Roman"/>
                  <w:color w:val="313131"/>
                  <w:sz w:val="21"/>
                  <w:szCs w:val="21"/>
                  <w:lang w:val="en-GB" w:eastAsia="en-GB"/>
                </w:rPr>
                <w:t>Less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21FF1A0" w14:textId="77777777" w:rsidR="00265428" w:rsidRPr="00265428" w:rsidRDefault="00265428" w:rsidP="00265428">
            <w:pPr>
              <w:spacing w:after="300" w:line="240" w:lineRule="auto"/>
              <w:rPr>
                <w:ins w:id="666" w:author="Tandon, Akshat" w:date="2017-05-29T10:06:00Z"/>
                <w:rFonts w:ascii="Verdana" w:eastAsia="Times New Roman" w:hAnsi="Verdana" w:cs="Times New Roman"/>
                <w:color w:val="313131"/>
                <w:sz w:val="21"/>
                <w:szCs w:val="21"/>
                <w:lang w:val="en-GB" w:eastAsia="en-GB"/>
              </w:rPr>
            </w:pPr>
            <w:ins w:id="667" w:author="Tandon, Akshat" w:date="2017-05-29T10:06:00Z">
              <w:r w:rsidRPr="00265428">
                <w:rPr>
                  <w:rFonts w:ascii="Verdana" w:eastAsia="Times New Roman" w:hAnsi="Verdana" w:cs="Times New Roman"/>
                  <w:color w:val="313131"/>
                  <w:sz w:val="21"/>
                  <w:szCs w:val="21"/>
                  <w:lang w:val="en-GB" w:eastAsia="en-GB"/>
                </w:rPr>
                <w:t>(a &lt; b) is true.</w:t>
              </w:r>
            </w:ins>
          </w:p>
        </w:tc>
      </w:tr>
      <w:tr w:rsidR="00265428" w:rsidRPr="00265428" w14:paraId="7902AC3C" w14:textId="77777777" w:rsidTr="00265428">
        <w:trPr>
          <w:ins w:id="66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CB5031D" w14:textId="77777777" w:rsidR="00265428" w:rsidRPr="00265428" w:rsidRDefault="00265428" w:rsidP="00265428">
            <w:pPr>
              <w:spacing w:after="300" w:line="240" w:lineRule="auto"/>
              <w:rPr>
                <w:ins w:id="670" w:author="Tandon, Akshat" w:date="2017-05-29T10:06:00Z"/>
                <w:rFonts w:ascii="Verdana" w:eastAsia="Times New Roman" w:hAnsi="Verdana" w:cs="Times New Roman"/>
                <w:color w:val="313131"/>
                <w:sz w:val="21"/>
                <w:szCs w:val="21"/>
                <w:lang w:val="en-GB" w:eastAsia="en-GB"/>
              </w:rPr>
            </w:pPr>
            <w:ins w:id="671"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7453167" w14:textId="2201193D" w:rsidR="00265428" w:rsidRPr="00265428" w:rsidRDefault="00265428" w:rsidP="00265428">
            <w:pPr>
              <w:spacing w:after="300" w:line="240" w:lineRule="auto"/>
              <w:rPr>
                <w:ins w:id="673" w:author="Tandon, Akshat" w:date="2017-05-29T10:06:00Z"/>
                <w:rFonts w:ascii="Verdana" w:eastAsia="Times New Roman" w:hAnsi="Verdana" w:cs="Times New Roman"/>
                <w:color w:val="313131"/>
                <w:sz w:val="21"/>
                <w:szCs w:val="21"/>
                <w:lang w:val="en-GB" w:eastAsia="en-GB"/>
              </w:rPr>
            </w:pPr>
            <w:ins w:id="674" w:author="Tandon, Akshat" w:date="2017-05-29T10:09:00Z">
              <w:r>
                <w:rPr>
                  <w:rFonts w:ascii="Verdana" w:eastAsia="Times New Roman" w:hAnsi="Verdana" w:cs="Times New Roman"/>
                  <w:color w:val="313131"/>
                  <w:sz w:val="21"/>
                  <w:szCs w:val="21"/>
                  <w:lang w:val="en-GB" w:eastAsia="en-GB"/>
                </w:rPr>
                <w:t>Greater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484E2EF" w14:textId="77777777" w:rsidR="00265428" w:rsidRPr="00265428" w:rsidRDefault="00265428" w:rsidP="00265428">
            <w:pPr>
              <w:spacing w:after="300" w:line="240" w:lineRule="auto"/>
              <w:rPr>
                <w:ins w:id="676" w:author="Tandon, Akshat" w:date="2017-05-29T10:06:00Z"/>
                <w:rFonts w:ascii="Verdana" w:eastAsia="Times New Roman" w:hAnsi="Verdana" w:cs="Times New Roman"/>
                <w:color w:val="313131"/>
                <w:sz w:val="21"/>
                <w:szCs w:val="21"/>
                <w:lang w:val="en-GB" w:eastAsia="en-GB"/>
              </w:rPr>
            </w:pPr>
            <w:ins w:id="677"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7227E110" w14:textId="77777777" w:rsidTr="00265428">
        <w:trPr>
          <w:ins w:id="678"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9"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966996" w14:textId="77777777" w:rsidR="00265428" w:rsidRPr="00265428" w:rsidRDefault="00265428" w:rsidP="00265428">
            <w:pPr>
              <w:spacing w:after="300" w:line="240" w:lineRule="auto"/>
              <w:rPr>
                <w:ins w:id="680" w:author="Tandon, Akshat" w:date="2017-05-29T10:06:00Z"/>
                <w:rFonts w:ascii="Verdana" w:eastAsia="Times New Roman" w:hAnsi="Verdana" w:cs="Times New Roman"/>
                <w:color w:val="313131"/>
                <w:sz w:val="21"/>
                <w:szCs w:val="21"/>
                <w:lang w:val="en-GB" w:eastAsia="en-GB"/>
              </w:rPr>
            </w:pPr>
            <w:ins w:id="681"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2"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35DA000" w14:textId="5E3C18C2" w:rsidR="00265428" w:rsidRPr="00265428" w:rsidRDefault="00265428" w:rsidP="00265428">
            <w:pPr>
              <w:spacing w:after="300" w:line="240" w:lineRule="auto"/>
              <w:rPr>
                <w:ins w:id="683" w:author="Tandon, Akshat" w:date="2017-05-29T10:06:00Z"/>
                <w:rFonts w:ascii="Verdana" w:eastAsia="Times New Roman" w:hAnsi="Verdana" w:cs="Times New Roman"/>
                <w:color w:val="313131"/>
                <w:sz w:val="21"/>
                <w:szCs w:val="21"/>
                <w:lang w:val="en-GB" w:eastAsia="en-GB"/>
              </w:rPr>
            </w:pPr>
            <w:ins w:id="684" w:author="Tandon, Akshat" w:date="2017-05-29T10:09:00Z">
              <w:r>
                <w:rPr>
                  <w:rFonts w:ascii="Verdana" w:eastAsia="Times New Roman" w:hAnsi="Verdana" w:cs="Times New Roman"/>
                  <w:color w:val="313131"/>
                  <w:sz w:val="21"/>
                  <w:szCs w:val="21"/>
                  <w:lang w:val="en-GB" w:eastAsia="en-GB"/>
                </w:rPr>
                <w:t>Less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5"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9CFC0E5" w14:textId="77777777" w:rsidR="00265428" w:rsidRPr="00265428" w:rsidRDefault="00265428" w:rsidP="00265428">
            <w:pPr>
              <w:spacing w:after="300" w:line="240" w:lineRule="auto"/>
              <w:rPr>
                <w:ins w:id="686" w:author="Tandon, Akshat" w:date="2017-05-29T10:06:00Z"/>
                <w:rFonts w:ascii="Verdana" w:eastAsia="Times New Roman" w:hAnsi="Verdana" w:cs="Times New Roman"/>
                <w:color w:val="313131"/>
                <w:sz w:val="21"/>
                <w:szCs w:val="21"/>
                <w:lang w:val="en-GB" w:eastAsia="en-GB"/>
              </w:rPr>
            </w:pPr>
            <w:ins w:id="687" w:author="Tandon, Akshat" w:date="2017-05-29T10:06:00Z">
              <w:r w:rsidRPr="00265428">
                <w:rPr>
                  <w:rFonts w:ascii="Verdana" w:eastAsia="Times New Roman" w:hAnsi="Verdana" w:cs="Times New Roman"/>
                  <w:color w:val="313131"/>
                  <w:sz w:val="21"/>
                  <w:szCs w:val="21"/>
                  <w:lang w:val="en-GB" w:eastAsia="en-GB"/>
                </w:rPr>
                <w:t>(a &lt;= b) is true.</w:t>
              </w:r>
            </w:ins>
          </w:p>
        </w:tc>
      </w:tr>
    </w:tbl>
    <w:p w14:paraId="1D521644" w14:textId="77777777" w:rsidR="00784147" w:rsidRDefault="00784147">
      <w:pPr>
        <w:pStyle w:val="1Para"/>
        <w:ind w:firstLine="0"/>
        <w:rPr>
          <w:ins w:id="688" w:author="Tandon, Akshat" w:date="2017-05-29T10:10:00Z"/>
          <w:lang w:val="en-US"/>
        </w:rPr>
      </w:pPr>
    </w:p>
    <w:p w14:paraId="1A9056A0" w14:textId="565824DA" w:rsidR="0006095E" w:rsidRDefault="0006095E">
      <w:pPr>
        <w:pStyle w:val="Heading5"/>
        <w:rPr>
          <w:ins w:id="689" w:author="Tandon, Akshat" w:date="2017-05-29T10:10:00Z"/>
        </w:rPr>
        <w:pPrChange w:id="690" w:author="Tandon, Akshat" w:date="2017-05-29T10:10:00Z">
          <w:pPr>
            <w:pStyle w:val="1Para"/>
            <w:ind w:firstLine="0"/>
          </w:pPr>
        </w:pPrChange>
      </w:pPr>
      <w:ins w:id="691" w:author="Tandon, Akshat" w:date="2017-05-29T10:10:00Z">
        <w:r>
          <w:t>Control Flow</w:t>
        </w:r>
      </w:ins>
    </w:p>
    <w:p w14:paraId="7792BACB" w14:textId="058FBC20" w:rsidR="0006095E" w:rsidRDefault="0006095E">
      <w:pPr>
        <w:pStyle w:val="1Para"/>
        <w:rPr>
          <w:ins w:id="692" w:author="Tandon, Akshat" w:date="2017-05-29T10:11:00Z"/>
          <w:lang w:val="en-US"/>
        </w:rPr>
        <w:pPrChange w:id="693" w:author="Tandon, Akshat" w:date="2017-05-29T10:11:00Z">
          <w:pPr>
            <w:pStyle w:val="1Para"/>
            <w:ind w:firstLine="0"/>
          </w:pPr>
        </w:pPrChange>
      </w:pPr>
      <w:ins w:id="694" w:author="Tandon, Akshat" w:date="2017-05-29T10:10:00Z">
        <w:r>
          <w:rPr>
            <w:lang w:val="en-US"/>
          </w:rPr>
          <w:t xml:space="preserve">Python has support for conditionals, </w:t>
        </w:r>
      </w:ins>
      <w:ins w:id="695" w:author="Tandon, Akshat" w:date="2017-05-29T10:11:00Z">
        <w:r>
          <w:rPr>
            <w:lang w:val="en-US"/>
          </w:rPr>
          <w:t xml:space="preserve">for and while </w:t>
        </w:r>
      </w:ins>
      <w:ins w:id="696" w:author="Tandon, Akshat" w:date="2017-05-29T10:10:00Z">
        <w:r>
          <w:rPr>
            <w:lang w:val="en-US"/>
          </w:rPr>
          <w:t>loops, and list comprehension.</w:t>
        </w:r>
      </w:ins>
      <w:ins w:id="697" w:author="Tandon, Akshat" w:date="2017-05-29T10:11:00Z">
        <w:r>
          <w:rPr>
            <w:lang w:val="en-US"/>
          </w:rPr>
          <w:t xml:space="preserve"> An example of list comprehension is mentioned below:</w:t>
        </w:r>
      </w:ins>
    </w:p>
    <w:tbl>
      <w:tblPr>
        <w:tblStyle w:val="TableGrid"/>
        <w:tblW w:w="0" w:type="auto"/>
        <w:tblLook w:val="04A0" w:firstRow="1" w:lastRow="0" w:firstColumn="1" w:lastColumn="0" w:noHBand="0" w:noVBand="1"/>
      </w:tblPr>
      <w:tblGrid>
        <w:gridCol w:w="9056"/>
      </w:tblGrid>
      <w:tr w:rsidR="0006095E" w14:paraId="66170E39" w14:textId="77777777" w:rsidTr="0006095E">
        <w:trPr>
          <w:ins w:id="698" w:author="Tandon, Akshat" w:date="2017-05-29T10:12:00Z"/>
        </w:trPr>
        <w:tc>
          <w:tcPr>
            <w:tcW w:w="9056" w:type="dxa"/>
          </w:tcPr>
          <w:p w14:paraId="4F3F2E7D" w14:textId="45E7530B" w:rsidR="000C6109" w:rsidRDefault="000C610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699" w:author="Tandon, Akshat" w:date="2017-05-29T10:14:00Z"/>
                <w:rFonts w:ascii="Consolas" w:hAnsi="Consolas" w:cs="Courier New"/>
                <w:noProof/>
                <w:color w:val="242729"/>
                <w:sz w:val="24"/>
                <w:szCs w:val="24"/>
                <w:bdr w:val="none" w:sz="0" w:space="0" w:color="auto" w:frame="1"/>
                <w:shd w:val="clear" w:color="auto" w:fill="EFF0F1"/>
                <w:lang w:val="en-GB" w:eastAsia="en-GB"/>
              </w:rPr>
              <w:pPrChange w:id="700" w:author="Tandon, Akshat" w:date="2017-05-29T10:14:00Z">
                <w:pPr>
                  <w:pStyle w:val="1Para"/>
                  <w:ind w:firstLine="0"/>
                </w:pPr>
              </w:pPrChange>
            </w:pPr>
            <w:ins w:id="701" w:author="Tandon, Akshat" w:date="2017-05-29T10:14:00Z">
              <w:r>
                <w:rPr>
                  <w:rFonts w:ascii="Consolas" w:hAnsi="Consolas" w:cs="Courier New"/>
                  <w:noProof/>
                  <w:color w:val="242729"/>
                  <w:sz w:val="24"/>
                  <w:szCs w:val="24"/>
                  <w:bdr w:val="none" w:sz="0" w:space="0" w:color="auto" w:frame="1"/>
                  <w:shd w:val="clear" w:color="auto" w:fill="EFF0F1"/>
                  <w:lang w:val="en-GB" w:eastAsia="en-GB"/>
                </w:rPr>
                <w:t># List comprehension</w:t>
              </w:r>
            </w:ins>
          </w:p>
          <w:p w14:paraId="5BDDC68E" w14:textId="0F3E68C3" w:rsidR="0006095E" w:rsidRPr="0089433E" w:rsidRDefault="008943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02" w:author="Tandon, Akshat" w:date="2017-05-29T10:12:00Z"/>
                <w:rFonts w:ascii="Consolas" w:hAnsi="Consolas" w:cs="Courier New"/>
                <w:noProof/>
                <w:color w:val="242729"/>
                <w:sz w:val="24"/>
                <w:szCs w:val="24"/>
                <w:lang w:val="en-GB" w:eastAsia="en-GB"/>
                <w:rPrChange w:id="703" w:author="Tandon, Akshat" w:date="2017-05-29T10:14:00Z">
                  <w:rPr>
                    <w:ins w:id="704" w:author="Tandon, Akshat" w:date="2017-05-29T10:12:00Z"/>
                    <w:lang w:val="en-US"/>
                  </w:rPr>
                </w:rPrChange>
              </w:rPr>
              <w:pPrChange w:id="705" w:author="Tandon, Akshat" w:date="2017-05-29T10:14:00Z">
                <w:pPr>
                  <w:pStyle w:val="1Para"/>
                  <w:ind w:firstLine="0"/>
                </w:pPr>
              </w:pPrChange>
            </w:pPr>
            <w:ins w:id="706" w:author="Tandon, Akshat" w:date="2017-05-29T10:14:00Z">
              <w:r w:rsidRPr="0089433E">
                <w:rPr>
                  <w:rFonts w:ascii="Consolas" w:hAnsi="Consolas" w:cs="Courier New"/>
                  <w:noProof/>
                  <w:color w:val="242729"/>
                  <w:sz w:val="24"/>
                  <w:szCs w:val="24"/>
                  <w:bdr w:val="none" w:sz="0" w:space="0" w:color="auto" w:frame="1"/>
                  <w:shd w:val="clear" w:color="auto" w:fill="EFF0F1"/>
                  <w:lang w:val="en-GB" w:eastAsia="en-GB"/>
                  <w:rPrChange w:id="707" w:author="Tandon, Akshat" w:date="2017-05-29T10:14:00Z">
                    <w:rPr>
                      <w:rFonts w:ascii="Consolas" w:hAnsi="Consolas" w:cs="Courier New"/>
                      <w:noProof/>
                      <w:color w:val="242729"/>
                      <w:sz w:val="20"/>
                      <w:szCs w:val="20"/>
                      <w:bdr w:val="none" w:sz="0" w:space="0" w:color="auto" w:frame="1"/>
                      <w:shd w:val="clear" w:color="auto" w:fill="EFF0F1"/>
                      <w:lang w:val="en-GB" w:eastAsia="en-GB"/>
                    </w:rPr>
                  </w:rPrChange>
                </w:rPr>
                <w:t>div_by_two = {x for x in range(10) if (x%2 == 0)}</w:t>
              </w:r>
            </w:ins>
          </w:p>
        </w:tc>
      </w:tr>
    </w:tbl>
    <w:p w14:paraId="7CB43B89" w14:textId="77777777" w:rsidR="000A6556" w:rsidRDefault="000A6556">
      <w:pPr>
        <w:pStyle w:val="1Para"/>
        <w:ind w:firstLine="0"/>
        <w:rPr>
          <w:ins w:id="708" w:author="Tandon, Akshat" w:date="2017-05-29T10:15:00Z"/>
          <w:lang w:val="en-US"/>
        </w:rPr>
      </w:pPr>
    </w:p>
    <w:p w14:paraId="295CE7D7" w14:textId="07E5EE28" w:rsidR="000A6556" w:rsidRDefault="00F1078A">
      <w:pPr>
        <w:pStyle w:val="Heading5"/>
        <w:rPr>
          <w:ins w:id="709" w:author="Tandon, Akshat" w:date="2017-05-29T10:15:00Z"/>
        </w:rPr>
        <w:pPrChange w:id="710" w:author="Tandon, Akshat" w:date="2017-05-29T10:15:00Z">
          <w:pPr>
            <w:pStyle w:val="1Para"/>
            <w:ind w:firstLine="0"/>
          </w:pPr>
        </w:pPrChange>
      </w:pPr>
      <w:ins w:id="711" w:author="Tandon, Akshat" w:date="2017-05-29T10:54:00Z">
        <w:r>
          <w:t xml:space="preserve">Classes and </w:t>
        </w:r>
      </w:ins>
      <w:ins w:id="712" w:author="Tandon, Akshat" w:date="2017-05-29T10:15:00Z">
        <w:r w:rsidR="000A6556">
          <w:t>Functions</w:t>
        </w:r>
      </w:ins>
      <w:ins w:id="713" w:author="Tandon, Akshat" w:date="2017-05-29T11:07:00Z">
        <w:r w:rsidR="00643940">
          <w:rPr>
            <w:rStyle w:val="EndnoteReference"/>
          </w:rPr>
          <w:endnoteReference w:id="6"/>
        </w:r>
      </w:ins>
    </w:p>
    <w:p w14:paraId="0CFD9486" w14:textId="3B8609FE" w:rsidR="000A6556" w:rsidRDefault="00F1078A">
      <w:pPr>
        <w:pStyle w:val="1Para"/>
        <w:rPr>
          <w:ins w:id="721" w:author="Tandon, Akshat" w:date="2017-05-29T10:18:00Z"/>
          <w:lang w:val="en-US"/>
        </w:rPr>
        <w:pPrChange w:id="722" w:author="Tandon, Akshat" w:date="2017-05-29T10:15:00Z">
          <w:pPr>
            <w:pStyle w:val="1Para"/>
            <w:ind w:firstLine="0"/>
          </w:pPr>
        </w:pPrChange>
      </w:pPr>
      <w:ins w:id="723" w:author="Tandon, Akshat" w:date="2017-05-29T10:54:00Z">
        <w:r>
          <w:rPr>
            <w:lang w:val="en-US"/>
          </w:rPr>
          <w:t xml:space="preserve">Classes and </w:t>
        </w:r>
      </w:ins>
      <w:ins w:id="724" w:author="Tandon, Akshat" w:date="2017-05-29T10:17:00Z">
        <w:r w:rsidR="00DD335F">
          <w:rPr>
            <w:lang w:val="en-US"/>
          </w:rPr>
          <w:t xml:space="preserve">Functions makes </w:t>
        </w:r>
        <w:r>
          <w:rPr>
            <w:lang w:val="en-US"/>
          </w:rPr>
          <w:t xml:space="preserve">up for an important part of any </w:t>
        </w:r>
      </w:ins>
      <w:ins w:id="725" w:author="Tandon, Akshat" w:date="2017-05-29T10:55:00Z">
        <w:r>
          <w:rPr>
            <w:lang w:val="en-US"/>
          </w:rPr>
          <w:t>object-oriented</w:t>
        </w:r>
      </w:ins>
      <w:ins w:id="726" w:author="Tandon, Akshat" w:date="2017-05-29T10:17:00Z">
        <w:r>
          <w:rPr>
            <w:lang w:val="en-US"/>
          </w:rPr>
          <w:t xml:space="preserve"> </w:t>
        </w:r>
      </w:ins>
      <w:ins w:id="727" w:author="Tandon, Akshat" w:date="2017-05-29T10:55:00Z">
        <w:r>
          <w:rPr>
            <w:lang w:val="en-US"/>
          </w:rPr>
          <w:t>programming</w:t>
        </w:r>
      </w:ins>
      <w:ins w:id="728" w:author="Tandon, Akshat" w:date="2017-05-29T10:17:00Z">
        <w:r>
          <w:rPr>
            <w:lang w:val="en-US"/>
          </w:rPr>
          <w:t xml:space="preserve"> </w:t>
        </w:r>
      </w:ins>
      <w:ins w:id="729" w:author="Tandon, Akshat" w:date="2017-05-29T10:18:00Z">
        <w:r w:rsidR="00DD335F">
          <w:rPr>
            <w:lang w:val="en-US"/>
          </w:rPr>
          <w:t>language</w:t>
        </w:r>
      </w:ins>
      <w:ins w:id="730" w:author="Tandon, Akshat" w:date="2017-05-29T10:17:00Z">
        <w:r w:rsidR="00DD335F">
          <w:rPr>
            <w:lang w:val="en-US"/>
          </w:rPr>
          <w:t>.</w:t>
        </w:r>
      </w:ins>
      <w:ins w:id="731" w:author="Tandon, Akshat" w:date="2017-05-29T10:18:00Z">
        <w:r w:rsidR="00DD335F">
          <w:rPr>
            <w:lang w:val="en-US"/>
          </w:rPr>
          <w:t xml:space="preserve"> </w:t>
        </w:r>
      </w:ins>
      <w:ins w:id="732" w:author="Tandon, Akshat" w:date="2017-05-29T10:56:00Z">
        <w:r>
          <w:rPr>
            <w:lang w:val="en-US"/>
          </w:rPr>
          <w:t xml:space="preserve">Classes can inherit from other classes and ultimately from </w:t>
        </w:r>
      </w:ins>
      <w:ins w:id="733" w:author="Tandon, Akshat" w:date="2017-05-29T10:57:00Z">
        <w:r>
          <w:rPr>
            <w:lang w:val="en-US"/>
          </w:rPr>
          <w:t xml:space="preserve">“object” class which is the </w:t>
        </w:r>
      </w:ins>
      <w:ins w:id="734" w:author="Tandon, Akshat" w:date="2017-05-29T10:58:00Z">
        <w:r>
          <w:rPr>
            <w:lang w:val="en-US"/>
          </w:rPr>
          <w:t>top-level</w:t>
        </w:r>
      </w:ins>
      <w:ins w:id="735" w:author="Tandon, Akshat" w:date="2017-05-29T10:57:00Z">
        <w:r>
          <w:rPr>
            <w:lang w:val="en-US"/>
          </w:rPr>
          <w:t xml:space="preserve"> class in Python from which all classes inherit. </w:t>
        </w:r>
      </w:ins>
      <w:ins w:id="736" w:author="Tandon, Akshat" w:date="2017-05-29T10:19:00Z">
        <w:r w:rsidR="00DD335F">
          <w:rPr>
            <w:lang w:val="en-US"/>
          </w:rPr>
          <w:t xml:space="preserve">Functions can accept argument or not. </w:t>
        </w:r>
      </w:ins>
      <w:ins w:id="737" w:author="Tandon, Akshat" w:date="2017-05-29T10:18:00Z">
        <w:r w:rsidR="00DD335F">
          <w:rPr>
            <w:lang w:val="en-US"/>
          </w:rPr>
          <w:t>In Python, a function can be defined as below:</w:t>
        </w:r>
      </w:ins>
    </w:p>
    <w:tbl>
      <w:tblPr>
        <w:tblStyle w:val="TableGrid"/>
        <w:tblW w:w="0" w:type="auto"/>
        <w:tblLook w:val="04A0" w:firstRow="1" w:lastRow="0" w:firstColumn="1" w:lastColumn="0" w:noHBand="0" w:noVBand="1"/>
      </w:tblPr>
      <w:tblGrid>
        <w:gridCol w:w="9056"/>
      </w:tblGrid>
      <w:tr w:rsidR="00DD335F" w14:paraId="440A98B5" w14:textId="77777777" w:rsidTr="00DD335F">
        <w:trPr>
          <w:ins w:id="738" w:author="Tandon, Akshat" w:date="2017-05-29T10:18:00Z"/>
        </w:trPr>
        <w:tc>
          <w:tcPr>
            <w:tcW w:w="9056" w:type="dxa"/>
          </w:tcPr>
          <w:p w14:paraId="44B47240" w14:textId="51218EC1" w:rsidR="00F1078A" w:rsidRDefault="00DD335F" w:rsidP="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39" w:author="Tandon, Akshat" w:date="2017-05-29T10:55:00Z"/>
                <w:rFonts w:ascii="Consolas" w:hAnsi="Consolas" w:cs="Courier New"/>
                <w:noProof/>
                <w:color w:val="242729"/>
                <w:sz w:val="24"/>
                <w:szCs w:val="24"/>
                <w:bdr w:val="none" w:sz="0" w:space="0" w:color="auto" w:frame="1"/>
                <w:shd w:val="clear" w:color="auto" w:fill="EFF0F1"/>
                <w:lang w:val="en-GB" w:eastAsia="en-GB"/>
              </w:rPr>
            </w:pPr>
            <w:ins w:id="740" w:author="Tandon, Akshat" w:date="2017-05-29T10:18:00Z">
              <w:r>
                <w:rPr>
                  <w:rFonts w:ascii="Consolas" w:hAnsi="Consolas" w:cs="Courier New"/>
                  <w:noProof/>
                  <w:color w:val="242729"/>
                  <w:sz w:val="24"/>
                  <w:szCs w:val="24"/>
                  <w:bdr w:val="none" w:sz="0" w:space="0" w:color="auto" w:frame="1"/>
                  <w:shd w:val="clear" w:color="auto" w:fill="EFF0F1"/>
                  <w:lang w:val="en-GB" w:eastAsia="en-GB"/>
                </w:rPr>
                <w:t># Funtion that excepts an argument</w:t>
              </w:r>
            </w:ins>
          </w:p>
          <w:p w14:paraId="0F6E51BA" w14:textId="4A3A18A2" w:rsidR="00F1078A" w:rsidRDefault="00F1078A" w:rsidP="00D85AD4">
            <w:pPr>
              <w:pStyle w:val="Heading5"/>
              <w:rPr>
                <w:ins w:id="741" w:author="Tandon, Akshat" w:date="2017-05-29T10:55:00Z"/>
                <w:noProof/>
                <w:bdr w:val="none" w:sz="0" w:space="0" w:color="auto" w:frame="1"/>
                <w:shd w:val="clear" w:color="auto" w:fill="EFF0F1"/>
                <w:lang w:eastAsia="en-GB"/>
              </w:rPr>
              <w:pPrChange w:id="742" w:author="Tandon, Akshat" w:date="2017-05-29T11:37:00Z">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PrChange>
            </w:pPr>
            <w:ins w:id="743" w:author="Tandon, Akshat" w:date="2017-05-29T10:55:00Z">
              <w:r>
                <w:rPr>
                  <w:noProof/>
                  <w:bdr w:val="none" w:sz="0" w:space="0" w:color="auto" w:frame="1"/>
                  <w:shd w:val="clear" w:color="auto" w:fill="EFF0F1"/>
                  <w:lang w:eastAsia="en-GB"/>
                </w:rPr>
                <w:t>class Any_name(</w:t>
              </w:r>
            </w:ins>
            <w:ins w:id="744" w:author="Tandon, Akshat" w:date="2017-05-29T10:57:00Z">
              <w:r>
                <w:rPr>
                  <w:noProof/>
                  <w:bdr w:val="none" w:sz="0" w:space="0" w:color="auto" w:frame="1"/>
                  <w:shd w:val="clear" w:color="auto" w:fill="EFF0F1"/>
                  <w:lang w:eastAsia="en-GB"/>
                </w:rPr>
                <w:t>object</w:t>
              </w:r>
            </w:ins>
            <w:ins w:id="745" w:author="Tandon, Akshat" w:date="2017-05-29T10:55:00Z">
              <w:r>
                <w:rPr>
                  <w:noProof/>
                  <w:bdr w:val="none" w:sz="0" w:space="0" w:color="auto" w:frame="1"/>
                  <w:shd w:val="clear" w:color="auto" w:fill="EFF0F1"/>
                  <w:lang w:eastAsia="en-GB"/>
                </w:rPr>
                <w:t>):</w:t>
              </w:r>
            </w:ins>
          </w:p>
          <w:p w14:paraId="3B3C28BF" w14:textId="3BFCE1BE" w:rsidR="00DD335F" w:rsidRPr="00DD335F" w:rsidRDefault="00F1078A" w:rsidP="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6" w:author="Tandon, Akshat" w:date="2017-05-29T10:18:00Z"/>
                <w:rFonts w:ascii="Consolas" w:hAnsi="Consolas" w:cs="Courier New"/>
                <w:noProof/>
                <w:color w:val="242729"/>
                <w:sz w:val="24"/>
                <w:szCs w:val="24"/>
                <w:bdr w:val="none" w:sz="0" w:space="0" w:color="auto" w:frame="1"/>
                <w:shd w:val="clear" w:color="auto" w:fill="EFF0F1"/>
                <w:lang w:val="en-GB" w:eastAsia="en-GB"/>
                <w:rPrChange w:id="747" w:author="Tandon, Akshat" w:date="2017-05-29T10:18:00Z">
                  <w:rPr>
                    <w:ins w:id="748" w:author="Tandon, Akshat" w:date="2017-05-29T10:18:00Z"/>
                    <w:rFonts w:ascii="Consolas" w:hAnsi="Consolas" w:cs="Courier New"/>
                    <w:color w:val="242729"/>
                    <w:sz w:val="20"/>
                    <w:szCs w:val="20"/>
                    <w:bdr w:val="none" w:sz="0" w:space="0" w:color="auto" w:frame="1"/>
                    <w:shd w:val="clear" w:color="auto" w:fill="EFF0F1"/>
                    <w:lang w:val="en-GB" w:eastAsia="en-GB"/>
                  </w:rPr>
                </w:rPrChange>
              </w:rPr>
            </w:pPr>
            <w:ins w:id="749" w:author="Tandon, Akshat" w:date="2017-05-29T10:55:00Z">
              <w:r>
                <w:rPr>
                  <w:rFonts w:ascii="Consolas" w:hAnsi="Consolas" w:cs="Courier New"/>
                  <w:noProof/>
                  <w:color w:val="242729"/>
                  <w:sz w:val="24"/>
                  <w:szCs w:val="24"/>
                  <w:bdr w:val="none" w:sz="0" w:space="0" w:color="auto" w:frame="1"/>
                  <w:shd w:val="clear" w:color="auto" w:fill="EFF0F1"/>
                  <w:lang w:val="en-GB" w:eastAsia="en-GB"/>
                </w:rPr>
                <w:t xml:space="preserve">  </w:t>
              </w:r>
            </w:ins>
            <w:ins w:id="750" w:author="Tandon, Akshat" w:date="2017-05-29T10:18:00Z">
              <w:r w:rsidR="00DD335F" w:rsidRPr="00DD335F">
                <w:rPr>
                  <w:rFonts w:ascii="Consolas" w:hAnsi="Consolas" w:cs="Courier New"/>
                  <w:noProof/>
                  <w:color w:val="242729"/>
                  <w:sz w:val="24"/>
                  <w:szCs w:val="24"/>
                  <w:bdr w:val="none" w:sz="0" w:space="0" w:color="auto" w:frame="1"/>
                  <w:shd w:val="clear" w:color="auto" w:fill="EFF0F1"/>
                  <w:lang w:val="en-GB" w:eastAsia="en-GB"/>
                  <w:rPrChange w:id="751" w:author="Tandon, Akshat" w:date="2017-05-29T10:18:00Z">
                    <w:rPr>
                      <w:rFonts w:ascii="Consolas" w:hAnsi="Consolas" w:cs="Courier New"/>
                      <w:color w:val="242729"/>
                      <w:sz w:val="20"/>
                      <w:szCs w:val="20"/>
                      <w:bdr w:val="none" w:sz="0" w:space="0" w:color="auto" w:frame="1"/>
                      <w:shd w:val="clear" w:color="auto" w:fill="EFF0F1"/>
                      <w:lang w:val="en-GB" w:eastAsia="en-GB"/>
                    </w:rPr>
                  </w:rPrChange>
                </w:rPr>
                <w:t>def foo(i):</w:t>
              </w:r>
            </w:ins>
          </w:p>
          <w:p w14:paraId="0DF3F5B1" w14:textId="6F6D0299" w:rsidR="00DD335F" w:rsidRDefault="00F1078A" w:rsidP="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2" w:author="Tandon, Akshat" w:date="2017-05-29T10:19:00Z"/>
                <w:rFonts w:ascii="Consolas" w:hAnsi="Consolas" w:cs="Courier New"/>
                <w:noProof/>
                <w:color w:val="242729"/>
                <w:sz w:val="24"/>
                <w:szCs w:val="24"/>
                <w:bdr w:val="none" w:sz="0" w:space="0" w:color="auto" w:frame="1"/>
                <w:shd w:val="clear" w:color="auto" w:fill="EFF0F1"/>
                <w:lang w:val="en-GB" w:eastAsia="en-GB"/>
              </w:rPr>
            </w:pPr>
            <w:ins w:id="753" w:author="Tandon, Akshat" w:date="2017-05-29T10:55:00Z">
              <w:r>
                <w:rPr>
                  <w:rFonts w:ascii="Consolas" w:hAnsi="Consolas" w:cs="Courier New"/>
                  <w:noProof/>
                  <w:color w:val="242729"/>
                  <w:sz w:val="24"/>
                  <w:szCs w:val="24"/>
                  <w:bdr w:val="none" w:sz="0" w:space="0" w:color="auto" w:frame="1"/>
                  <w:shd w:val="clear" w:color="auto" w:fill="EFF0F1"/>
                  <w:lang w:val="en-GB" w:eastAsia="en-GB"/>
                </w:rPr>
                <w:t xml:space="preserve">  </w:t>
              </w:r>
            </w:ins>
            <w:ins w:id="754" w:author="Tandon, Akshat" w:date="2017-05-29T10:18:00Z">
              <w:r w:rsidR="00DD335F" w:rsidRPr="00DD335F">
                <w:rPr>
                  <w:rFonts w:ascii="Consolas" w:hAnsi="Consolas" w:cs="Courier New"/>
                  <w:noProof/>
                  <w:color w:val="242729"/>
                  <w:sz w:val="24"/>
                  <w:szCs w:val="24"/>
                  <w:bdr w:val="none" w:sz="0" w:space="0" w:color="auto" w:frame="1"/>
                  <w:shd w:val="clear" w:color="auto" w:fill="EFF0F1"/>
                  <w:lang w:val="en-GB" w:eastAsia="en-GB"/>
                  <w:rPrChange w:id="755" w:author="Tandon, Akshat" w:date="2017-05-29T10:18:00Z">
                    <w:rPr>
                      <w:rFonts w:ascii="Consolas" w:hAnsi="Consolas" w:cs="Courier New"/>
                      <w:color w:val="242729"/>
                      <w:sz w:val="20"/>
                      <w:szCs w:val="20"/>
                      <w:bdr w:val="none" w:sz="0" w:space="0" w:color="auto" w:frame="1"/>
                      <w:shd w:val="clear" w:color="auto" w:fill="EFF0F1"/>
                      <w:lang w:val="en-GB" w:eastAsia="en-GB"/>
                    </w:rPr>
                  </w:rPrChange>
                </w:rPr>
                <w:t>"""Function documentation"""</w:t>
              </w:r>
            </w:ins>
          </w:p>
          <w:p w14:paraId="4738775F" w14:textId="2501CCFB" w:rsidR="00DD335F" w:rsidRPr="00DD335F" w:rsidRDefault="00DD335F" w:rsidP="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56" w:author="Tandon, Akshat" w:date="2017-05-29T10:18:00Z"/>
                <w:rFonts w:ascii="Consolas" w:hAnsi="Consolas" w:cs="Courier New"/>
                <w:noProof/>
                <w:color w:val="242729"/>
                <w:sz w:val="24"/>
                <w:szCs w:val="24"/>
                <w:bdr w:val="none" w:sz="0" w:space="0" w:color="auto" w:frame="1"/>
                <w:shd w:val="clear" w:color="auto" w:fill="EFF0F1"/>
                <w:lang w:val="en-GB" w:eastAsia="en-GB"/>
                <w:rPrChange w:id="757" w:author="Tandon, Akshat" w:date="2017-05-29T10:18:00Z">
                  <w:rPr>
                    <w:ins w:id="758" w:author="Tandon, Akshat" w:date="2017-05-29T10:18:00Z"/>
                    <w:rFonts w:ascii="Consolas" w:hAnsi="Consolas" w:cs="Courier New"/>
                    <w:color w:val="242729"/>
                    <w:sz w:val="20"/>
                    <w:szCs w:val="20"/>
                    <w:bdr w:val="none" w:sz="0" w:space="0" w:color="auto" w:frame="1"/>
                    <w:shd w:val="clear" w:color="auto" w:fill="EFF0F1"/>
                    <w:lang w:val="en-GB" w:eastAsia="en-GB"/>
                  </w:rPr>
                </w:rPrChange>
              </w:rPr>
            </w:pPr>
            <w:ins w:id="759" w:author="Tandon, Akshat" w:date="2017-05-29T10:19:00Z">
              <w:r>
                <w:rPr>
                  <w:rFonts w:ascii="Consolas" w:hAnsi="Consolas" w:cs="Courier New"/>
                  <w:noProof/>
                  <w:color w:val="242729"/>
                  <w:sz w:val="24"/>
                  <w:szCs w:val="24"/>
                  <w:bdr w:val="none" w:sz="0" w:space="0" w:color="auto" w:frame="1"/>
                  <w:shd w:val="clear" w:color="auto" w:fill="EFF0F1"/>
                  <w:lang w:val="en-GB" w:eastAsia="en-GB"/>
                </w:rPr>
                <w:t xml:space="preserve">  </w:t>
              </w:r>
            </w:ins>
            <w:ins w:id="760" w:author="Tandon, Akshat" w:date="2017-05-29T10:55:00Z">
              <w:r w:rsidR="00F1078A">
                <w:rPr>
                  <w:rFonts w:ascii="Consolas" w:hAnsi="Consolas" w:cs="Courier New"/>
                  <w:noProof/>
                  <w:color w:val="242729"/>
                  <w:sz w:val="24"/>
                  <w:szCs w:val="24"/>
                  <w:bdr w:val="none" w:sz="0" w:space="0" w:color="auto" w:frame="1"/>
                  <w:shd w:val="clear" w:color="auto" w:fill="EFF0F1"/>
                  <w:lang w:val="en-GB" w:eastAsia="en-GB"/>
                </w:rPr>
                <w:t xml:space="preserve">  </w:t>
              </w:r>
            </w:ins>
            <w:ins w:id="761" w:author="Tandon, Akshat" w:date="2017-05-29T10:19:00Z">
              <w:r w:rsidR="00F1078A">
                <w:rPr>
                  <w:rFonts w:ascii="Consolas" w:hAnsi="Consolas" w:cs="Courier New"/>
                  <w:noProof/>
                  <w:color w:val="242729"/>
                  <w:sz w:val="24"/>
                  <w:szCs w:val="24"/>
                  <w:bdr w:val="none" w:sz="0" w:space="0" w:color="auto" w:frame="1"/>
                  <w:shd w:val="clear" w:color="auto" w:fill="EFF0F1"/>
                  <w:lang w:val="en-GB" w:eastAsia="en-GB"/>
                </w:rPr>
                <w:t>remainder = i</w:t>
              </w:r>
              <w:r>
                <w:rPr>
                  <w:rFonts w:ascii="Consolas" w:hAnsi="Consolas" w:cs="Courier New"/>
                  <w:noProof/>
                  <w:color w:val="242729"/>
                  <w:sz w:val="24"/>
                  <w:szCs w:val="24"/>
                  <w:bdr w:val="none" w:sz="0" w:space="0" w:color="auto" w:frame="1"/>
                  <w:shd w:val="clear" w:color="auto" w:fill="EFF0F1"/>
                  <w:lang w:val="en-GB" w:eastAsia="en-GB"/>
                </w:rPr>
                <w:t xml:space="preserve"> % 5</w:t>
              </w:r>
            </w:ins>
          </w:p>
          <w:p w14:paraId="632533A8" w14:textId="79565805" w:rsidR="00DD335F" w:rsidRPr="00DD335F" w:rsidRDefault="00DD335F" w:rsidP="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62" w:author="Tandon, Akshat" w:date="2017-05-29T10:18:00Z"/>
                <w:rFonts w:ascii="Consolas" w:hAnsi="Consolas" w:cs="Courier New"/>
                <w:noProof/>
                <w:color w:val="242729"/>
                <w:sz w:val="24"/>
                <w:szCs w:val="24"/>
                <w:bdr w:val="none" w:sz="0" w:space="0" w:color="auto" w:frame="1"/>
                <w:shd w:val="clear" w:color="auto" w:fill="EFF0F1"/>
                <w:lang w:val="en-GB" w:eastAsia="en-GB"/>
                <w:rPrChange w:id="763" w:author="Tandon, Akshat" w:date="2017-05-29T10:18:00Z">
                  <w:rPr>
                    <w:ins w:id="764" w:author="Tandon, Akshat" w:date="2017-05-29T10:18:00Z"/>
                    <w:rFonts w:ascii="Consolas" w:hAnsi="Consolas" w:cs="Courier New"/>
                    <w:color w:val="242729"/>
                    <w:sz w:val="20"/>
                    <w:szCs w:val="20"/>
                    <w:bdr w:val="none" w:sz="0" w:space="0" w:color="auto" w:frame="1"/>
                    <w:shd w:val="clear" w:color="auto" w:fill="EFF0F1"/>
                    <w:lang w:val="en-GB" w:eastAsia="en-GB"/>
                  </w:rPr>
                </w:rPrChange>
              </w:rPr>
            </w:pPr>
            <w:ins w:id="765" w:author="Tandon, Akshat" w:date="2017-05-29T10:18:00Z">
              <w:r>
                <w:rPr>
                  <w:rFonts w:ascii="Consolas" w:hAnsi="Consolas" w:cs="Courier New"/>
                  <w:noProof/>
                  <w:color w:val="242729"/>
                  <w:sz w:val="24"/>
                  <w:szCs w:val="24"/>
                  <w:bdr w:val="none" w:sz="0" w:space="0" w:color="auto" w:frame="1"/>
                  <w:shd w:val="clear" w:color="auto" w:fill="EFF0F1"/>
                  <w:lang w:val="en-GB" w:eastAsia="en-GB"/>
                </w:rPr>
                <w:t xml:space="preserve">  </w:t>
              </w:r>
            </w:ins>
            <w:ins w:id="766" w:author="Tandon, Akshat" w:date="2017-05-29T10:55:00Z">
              <w:r w:rsidR="00F1078A">
                <w:rPr>
                  <w:rFonts w:ascii="Consolas" w:hAnsi="Consolas" w:cs="Courier New"/>
                  <w:noProof/>
                  <w:color w:val="242729"/>
                  <w:sz w:val="24"/>
                  <w:szCs w:val="24"/>
                  <w:bdr w:val="none" w:sz="0" w:space="0" w:color="auto" w:frame="1"/>
                  <w:shd w:val="clear" w:color="auto" w:fill="EFF0F1"/>
                  <w:lang w:val="en-GB" w:eastAsia="en-GB"/>
                </w:rPr>
                <w:t xml:space="preserve">  </w:t>
              </w:r>
            </w:ins>
            <w:ins w:id="767" w:author="Tandon, Akshat" w:date="2017-05-29T10:18:00Z">
              <w:r w:rsidR="00F1078A">
                <w:rPr>
                  <w:rFonts w:ascii="Consolas" w:hAnsi="Consolas" w:cs="Courier New"/>
                  <w:noProof/>
                  <w:color w:val="242729"/>
                  <w:sz w:val="24"/>
                  <w:szCs w:val="24"/>
                  <w:bdr w:val="none" w:sz="0" w:space="0" w:color="auto" w:frame="1"/>
                  <w:shd w:val="clear" w:color="auto" w:fill="EFF0F1"/>
                  <w:lang w:val="en-GB" w:eastAsia="en-GB"/>
                </w:rPr>
                <w:t xml:space="preserve"> </w:t>
              </w:r>
            </w:ins>
            <w:ins w:id="768" w:author="Tandon, Akshat" w:date="2017-05-29T10:55:00Z">
              <w:r w:rsidR="00F1078A">
                <w:rPr>
                  <w:rFonts w:ascii="Consolas" w:hAnsi="Consolas" w:cs="Courier New"/>
                  <w:noProof/>
                  <w:color w:val="242729"/>
                  <w:sz w:val="24"/>
                  <w:szCs w:val="24"/>
                  <w:bdr w:val="none" w:sz="0" w:space="0" w:color="auto" w:frame="1"/>
                  <w:shd w:val="clear" w:color="auto" w:fill="EFF0F1"/>
                  <w:lang w:val="en-GB" w:eastAsia="en-GB"/>
                </w:rPr>
                <w:t>if (</w:t>
              </w:r>
            </w:ins>
            <w:ins w:id="769" w:author="Tandon, Akshat" w:date="2017-05-29T10:20:00Z">
              <w:r>
                <w:rPr>
                  <w:rFonts w:ascii="Consolas" w:hAnsi="Consolas" w:cs="Courier New"/>
                  <w:noProof/>
                  <w:color w:val="242729"/>
                  <w:sz w:val="24"/>
                  <w:szCs w:val="24"/>
                  <w:bdr w:val="none" w:sz="0" w:space="0" w:color="auto" w:frame="1"/>
                  <w:shd w:val="clear" w:color="auto" w:fill="EFF0F1"/>
                  <w:lang w:val="en-GB" w:eastAsia="en-GB"/>
                </w:rPr>
                <w:t>remainder</w:t>
              </w:r>
            </w:ins>
            <w:ins w:id="770" w:author="Tandon, Akshat" w:date="2017-05-29T10:18:00Z">
              <w:r>
                <w:rPr>
                  <w:rFonts w:ascii="Consolas" w:hAnsi="Consolas" w:cs="Courier New"/>
                  <w:noProof/>
                  <w:color w:val="242729"/>
                  <w:sz w:val="24"/>
                  <w:szCs w:val="24"/>
                  <w:bdr w:val="none" w:sz="0" w:space="0" w:color="auto" w:frame="1"/>
                  <w:shd w:val="clear" w:color="auto" w:fill="EFF0F1"/>
                  <w:lang w:val="en-GB" w:eastAsia="en-GB"/>
                </w:rPr>
                <w:t>!</w:t>
              </w:r>
              <w:r w:rsidRPr="00DD335F">
                <w:rPr>
                  <w:rFonts w:ascii="Consolas" w:hAnsi="Consolas" w:cs="Courier New"/>
                  <w:noProof/>
                  <w:color w:val="242729"/>
                  <w:sz w:val="24"/>
                  <w:szCs w:val="24"/>
                  <w:bdr w:val="none" w:sz="0" w:space="0" w:color="auto" w:frame="1"/>
                  <w:shd w:val="clear" w:color="auto" w:fill="EFF0F1"/>
                  <w:lang w:val="en-GB" w:eastAsia="en-GB"/>
                  <w:rPrChange w:id="771" w:author="Tandon, Akshat" w:date="2017-05-29T10:18:00Z">
                    <w:rPr>
                      <w:rFonts w:ascii="Consolas" w:hAnsi="Consolas" w:cs="Courier New"/>
                      <w:color w:val="242729"/>
                      <w:sz w:val="20"/>
                      <w:szCs w:val="20"/>
                      <w:bdr w:val="none" w:sz="0" w:space="0" w:color="auto" w:frame="1"/>
                      <w:shd w:val="clear" w:color="auto" w:fill="EFF0F1"/>
                      <w:lang w:val="en-GB" w:eastAsia="en-GB"/>
                    </w:rPr>
                  </w:rPrChange>
                </w:rPr>
                <w:t>= 0):</w:t>
              </w:r>
            </w:ins>
          </w:p>
          <w:p w14:paraId="4741D80F" w14:textId="5BDD20DE" w:rsidR="00DD335F" w:rsidRPr="00DD335F" w:rsidRDefault="00DD33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72" w:author="Tandon, Akshat" w:date="2017-05-29T10:18:00Z"/>
                <w:rFonts w:ascii="Consolas" w:hAnsi="Consolas" w:cs="Courier New"/>
                <w:color w:val="242729"/>
                <w:sz w:val="20"/>
                <w:szCs w:val="20"/>
                <w:lang w:val="en-GB" w:eastAsia="en-GB"/>
                <w:rPrChange w:id="773" w:author="Tandon, Akshat" w:date="2017-05-29T10:18:00Z">
                  <w:rPr>
                    <w:ins w:id="774" w:author="Tandon, Akshat" w:date="2017-05-29T10:18:00Z"/>
                    <w:lang w:val="en-US"/>
                  </w:rPr>
                </w:rPrChange>
              </w:rPr>
              <w:pPrChange w:id="775" w:author="Tandon, Akshat" w:date="2017-05-29T10:18:00Z">
                <w:pPr>
                  <w:pStyle w:val="1Para"/>
                  <w:ind w:firstLine="0"/>
                </w:pPr>
              </w:pPrChange>
            </w:pPr>
            <w:ins w:id="776" w:author="Tandon, Akshat" w:date="2017-05-29T10:18:00Z">
              <w:r w:rsidRPr="00DD335F">
                <w:rPr>
                  <w:rFonts w:ascii="Consolas" w:hAnsi="Consolas" w:cs="Courier New"/>
                  <w:noProof/>
                  <w:color w:val="242729"/>
                  <w:sz w:val="24"/>
                  <w:szCs w:val="24"/>
                  <w:bdr w:val="none" w:sz="0" w:space="0" w:color="auto" w:frame="1"/>
                  <w:shd w:val="clear" w:color="auto" w:fill="EFF0F1"/>
                  <w:lang w:val="en-GB" w:eastAsia="en-GB"/>
                  <w:rPrChange w:id="777" w:author="Tandon, Akshat" w:date="2017-05-29T10:18:00Z">
                    <w:rPr>
                      <w:rFonts w:ascii="Consolas" w:hAnsi="Consolas" w:cs="Courier New"/>
                      <w:color w:val="242729"/>
                      <w:sz w:val="20"/>
                      <w:szCs w:val="20"/>
                      <w:bdr w:val="none" w:sz="0" w:space="0" w:color="auto" w:frame="1"/>
                      <w:shd w:val="clear" w:color="auto" w:fill="EFF0F1"/>
                      <w:lang w:val="en-GB" w:eastAsia="en-GB"/>
                    </w:rPr>
                  </w:rPrChange>
                </w:rPr>
                <w:lastRenderedPageBreak/>
                <w:t xml:space="preserve">    </w:t>
              </w:r>
            </w:ins>
            <w:ins w:id="778" w:author="Tandon, Akshat" w:date="2017-05-29T10:55:00Z">
              <w:r w:rsidR="00F1078A">
                <w:rPr>
                  <w:rFonts w:ascii="Consolas" w:hAnsi="Consolas" w:cs="Courier New"/>
                  <w:noProof/>
                  <w:color w:val="242729"/>
                  <w:sz w:val="24"/>
                  <w:szCs w:val="24"/>
                  <w:bdr w:val="none" w:sz="0" w:space="0" w:color="auto" w:frame="1"/>
                  <w:shd w:val="clear" w:color="auto" w:fill="EFF0F1"/>
                  <w:lang w:val="en-GB" w:eastAsia="en-GB"/>
                </w:rPr>
                <w:t xml:space="preserve">   </w:t>
              </w:r>
            </w:ins>
            <w:ins w:id="779" w:author="Tandon, Akshat" w:date="2017-05-29T10:18:00Z">
              <w:r w:rsidRPr="00DD335F">
                <w:rPr>
                  <w:rFonts w:ascii="Consolas" w:hAnsi="Consolas" w:cs="Courier New"/>
                  <w:noProof/>
                  <w:color w:val="242729"/>
                  <w:sz w:val="24"/>
                  <w:szCs w:val="24"/>
                  <w:bdr w:val="none" w:sz="0" w:space="0" w:color="auto" w:frame="1"/>
                  <w:shd w:val="clear" w:color="auto" w:fill="EFF0F1"/>
                  <w:lang w:val="en-GB" w:eastAsia="en-GB"/>
                  <w:rPrChange w:id="780" w:author="Tandon, Akshat" w:date="2017-05-29T10:18:00Z">
                    <w:rPr>
                      <w:rFonts w:ascii="Consolas" w:hAnsi="Consolas" w:cs="Courier New"/>
                      <w:color w:val="242729"/>
                      <w:sz w:val="20"/>
                      <w:szCs w:val="20"/>
                      <w:bdr w:val="none" w:sz="0" w:space="0" w:color="auto" w:frame="1"/>
                      <w:shd w:val="clear" w:color="auto" w:fill="EFF0F1"/>
                      <w:lang w:val="en-GB" w:eastAsia="en-GB"/>
                    </w:rPr>
                  </w:rPrChange>
                </w:rPr>
                <w:t xml:space="preserve">return </w:t>
              </w:r>
            </w:ins>
            <w:ins w:id="781" w:author="Tandon, Akshat" w:date="2017-05-29T10:20:00Z">
              <w:r>
                <w:rPr>
                  <w:rFonts w:ascii="Consolas" w:hAnsi="Consolas" w:cs="Courier New"/>
                  <w:noProof/>
                  <w:color w:val="242729"/>
                  <w:sz w:val="24"/>
                  <w:szCs w:val="24"/>
                  <w:bdr w:val="none" w:sz="0" w:space="0" w:color="auto" w:frame="1"/>
                  <w:shd w:val="clear" w:color="auto" w:fill="EFF0F1"/>
                  <w:lang w:val="en-GB" w:eastAsia="en-GB"/>
                </w:rPr>
                <w:t>remainder</w:t>
              </w:r>
            </w:ins>
          </w:p>
        </w:tc>
      </w:tr>
    </w:tbl>
    <w:p w14:paraId="709324E9" w14:textId="77777777" w:rsidR="00DD335F" w:rsidRDefault="00DD335F">
      <w:pPr>
        <w:pStyle w:val="1Para"/>
        <w:ind w:firstLine="0"/>
        <w:rPr>
          <w:ins w:id="782" w:author="Tandon, Akshat" w:date="2017-05-29T11:10:00Z"/>
          <w:lang w:val="en-US"/>
        </w:rPr>
      </w:pPr>
    </w:p>
    <w:p w14:paraId="2C312CB9" w14:textId="13989F78" w:rsidR="00494FED" w:rsidRDefault="005C784B" w:rsidP="00494FED">
      <w:pPr>
        <w:pStyle w:val="Heading3"/>
        <w:rPr>
          <w:ins w:id="783" w:author="Tandon, Akshat" w:date="2017-05-29T11:01:00Z"/>
        </w:rPr>
        <w:pPrChange w:id="784" w:author="Tandon, Akshat" w:date="2017-05-29T11:01:00Z">
          <w:pPr>
            <w:pStyle w:val="1Para"/>
            <w:ind w:firstLine="0"/>
          </w:pPr>
        </w:pPrChange>
      </w:pPr>
      <w:bookmarkStart w:id="785" w:name="_Toc483818998"/>
      <w:ins w:id="786" w:author="Tandon, Akshat" w:date="2017-05-29T10:59:00Z">
        <w:r>
          <w:t>Why</w:t>
        </w:r>
      </w:ins>
      <w:ins w:id="787" w:author="Tandon, Akshat" w:date="2017-05-29T11:00:00Z">
        <w:r>
          <w:t xml:space="preserve"> Python?</w:t>
        </w:r>
      </w:ins>
      <w:bookmarkEnd w:id="785"/>
    </w:p>
    <w:p w14:paraId="542F2C2F" w14:textId="734E2BEB" w:rsidR="00746B48" w:rsidRPr="00437EE0" w:rsidRDefault="00494FED" w:rsidP="006138CB">
      <w:pPr>
        <w:pStyle w:val="1Para"/>
        <w:rPr>
          <w:ins w:id="788" w:author="Tandon, Akshat" w:date="2017-05-29T11:19:00Z"/>
          <w:rPrChange w:id="789" w:author="Tandon, Akshat" w:date="2017-05-29T11:35:00Z">
            <w:rPr>
              <w:ins w:id="790" w:author="Tandon, Akshat" w:date="2017-05-29T11:19:00Z"/>
            </w:rPr>
          </w:rPrChange>
        </w:rPr>
        <w:pPrChange w:id="791" w:author="Tandon, Akshat" w:date="2017-05-29T11:19:00Z">
          <w:pPr>
            <w:pStyle w:val="1Para"/>
            <w:ind w:firstLine="0"/>
          </w:pPr>
        </w:pPrChange>
      </w:pPr>
      <w:ins w:id="792" w:author="Tandon, Akshat" w:date="2017-05-29T11:01:00Z">
        <w:r>
          <w:t xml:space="preserve">Python is </w:t>
        </w:r>
      </w:ins>
      <w:ins w:id="793" w:author="Tandon, Akshat" w:date="2017-05-29T11:02:00Z">
        <w:r>
          <w:t xml:space="preserve">undoubtedly </w:t>
        </w:r>
      </w:ins>
      <w:ins w:id="794" w:author="Tandon, Akshat" w:date="2017-05-29T11:01:00Z">
        <w:r>
          <w:t>an easy to</w:t>
        </w:r>
      </w:ins>
      <w:ins w:id="795" w:author="Tandon, Akshat" w:date="2017-05-29T11:02:00Z">
        <w:r>
          <w:t xml:space="preserve"> use</w:t>
        </w:r>
      </w:ins>
      <w:ins w:id="796" w:author="Tandon, Akshat" w:date="2017-05-29T11:01:00Z">
        <w:r>
          <w:t xml:space="preserve"> </w:t>
        </w:r>
      </w:ins>
      <w:ins w:id="797" w:author="Tandon, Akshat" w:date="2017-05-29T11:02:00Z">
        <w:r>
          <w:t xml:space="preserve">programming </w:t>
        </w:r>
      </w:ins>
      <w:ins w:id="798" w:author="Tandon, Akshat" w:date="2017-05-29T11:04:00Z">
        <w:r>
          <w:t>language</w:t>
        </w:r>
      </w:ins>
      <w:ins w:id="799" w:author="Tandon, Akshat" w:date="2017-05-29T11:02:00Z">
        <w:r>
          <w:t xml:space="preserve"> </w:t>
        </w:r>
      </w:ins>
      <w:ins w:id="800" w:author="Tandon, Akshat" w:date="2017-05-29T11:04:00Z">
        <w:r>
          <w:t>with</w:t>
        </w:r>
      </w:ins>
      <w:ins w:id="801" w:author="Tandon, Akshat" w:date="2017-05-29T11:02:00Z">
        <w:r>
          <w:t xml:space="preserve"> a great </w:t>
        </w:r>
      </w:ins>
      <w:ins w:id="802" w:author="Tandon, Akshat" w:date="2017-05-29T11:03:00Z">
        <w:r>
          <w:t>community</w:t>
        </w:r>
      </w:ins>
      <w:ins w:id="803" w:author="Tandon, Akshat" w:date="2017-05-29T11:02:00Z">
        <w:r>
          <w:t xml:space="preserve"> </w:t>
        </w:r>
      </w:ins>
      <w:ins w:id="804" w:author="Tandon, Akshat" w:date="2017-05-29T11:03:00Z">
        <w:r>
          <w:t xml:space="preserve">that generously promotes and </w:t>
        </w:r>
      </w:ins>
      <w:ins w:id="805" w:author="Tandon, Akshat" w:date="2017-05-29T11:04:00Z">
        <w:r>
          <w:t xml:space="preserve">supports it. </w:t>
        </w:r>
      </w:ins>
      <w:ins w:id="806" w:author="Tandon, Akshat" w:date="2017-05-29T11:05:00Z">
        <w:r w:rsidR="00643940">
          <w:t xml:space="preserve">Because of the reliability that </w:t>
        </w:r>
      </w:ins>
      <w:ins w:id="807" w:author="Tandon, Akshat" w:date="2017-05-29T11:04:00Z">
        <w:r w:rsidR="00643940">
          <w:t>f</w:t>
        </w:r>
        <w:r>
          <w:t xml:space="preserve">rameworks like Django, Flasks and Pylons etc. </w:t>
        </w:r>
      </w:ins>
      <w:ins w:id="808" w:author="Tandon, Akshat" w:date="2017-05-29T11:06:00Z">
        <w:r w:rsidR="00643940">
          <w:t xml:space="preserve">provide, </w:t>
        </w:r>
      </w:ins>
      <w:ins w:id="809" w:author="Tandon, Akshat" w:date="2017-05-29T11:04:00Z">
        <w:r w:rsidR="00643940">
          <w:t>they</w:t>
        </w:r>
        <w:r>
          <w:t xml:space="preserve"> </w:t>
        </w:r>
      </w:ins>
      <w:ins w:id="810" w:author="Tandon, Akshat" w:date="2017-05-29T11:06:00Z">
        <w:r w:rsidR="00643940">
          <w:t xml:space="preserve">are </w:t>
        </w:r>
      </w:ins>
      <w:ins w:id="811" w:author="Tandon, Akshat" w:date="2017-05-29T11:05:00Z">
        <w:r w:rsidR="00643940">
          <w:t xml:space="preserve">being used as a primary platform for development </w:t>
        </w:r>
      </w:ins>
      <w:ins w:id="812" w:author="Tandon, Akshat" w:date="2017-05-29T11:06:00Z">
        <w:r w:rsidR="00643940">
          <w:t>for many software products. Python</w:t>
        </w:r>
      </w:ins>
      <w:ins w:id="813" w:author="Tandon, Akshat" w:date="2017-05-29T11:08:00Z">
        <w:r w:rsidR="00746B48">
          <w:t xml:space="preserve"> has no interfaces or real scoping of functions and methods, which lets developer </w:t>
        </w:r>
      </w:ins>
      <w:ins w:id="814" w:author="Tandon, Akshat" w:date="2017-05-29T11:09:00Z">
        <w:r w:rsidR="00746B48">
          <w:t>concentrate</w:t>
        </w:r>
      </w:ins>
      <w:ins w:id="815" w:author="Tandon, Akshat" w:date="2017-05-29T11:08:00Z">
        <w:r w:rsidR="00746B48">
          <w:t xml:space="preserve"> more of the logic of the application than the syntax of the code itself.</w:t>
        </w:r>
      </w:ins>
      <w:ins w:id="816" w:author="Tandon, Akshat" w:date="2017-05-29T11:34:00Z">
        <w:r w:rsidR="00437EE0">
          <w:t xml:space="preserve"> Due to all the above reasons, Python proved to be the right choice for developing </w:t>
        </w:r>
        <w:r w:rsidR="00437EE0" w:rsidRPr="00437EE0">
          <w:rPr>
            <w:i/>
            <w:rPrChange w:id="817" w:author="Tandon, Akshat" w:date="2017-05-29T11:34:00Z">
              <w:rPr/>
            </w:rPrChange>
          </w:rPr>
          <w:t>Testrek</w:t>
        </w:r>
      </w:ins>
      <w:ins w:id="818" w:author="Tandon, Akshat" w:date="2017-05-29T11:35:00Z">
        <w:r w:rsidR="00437EE0">
          <w:t>.</w:t>
        </w:r>
      </w:ins>
    </w:p>
    <w:p w14:paraId="23372DC8" w14:textId="77777777" w:rsidR="006138CB" w:rsidRDefault="006138CB" w:rsidP="006138CB">
      <w:pPr>
        <w:pStyle w:val="1Para"/>
        <w:rPr>
          <w:ins w:id="819" w:author="Tandon, Akshat" w:date="2017-05-29T11:10:00Z"/>
        </w:rPr>
        <w:pPrChange w:id="820" w:author="Tandon, Akshat" w:date="2017-05-29T11:19:00Z">
          <w:pPr>
            <w:pStyle w:val="1Para"/>
            <w:ind w:firstLine="0"/>
          </w:pPr>
        </w:pPrChange>
      </w:pPr>
    </w:p>
    <w:p w14:paraId="1E41B077" w14:textId="77777777" w:rsidR="00746B48" w:rsidRDefault="00746B48" w:rsidP="00746B48">
      <w:pPr>
        <w:pStyle w:val="Heading2"/>
        <w:rPr>
          <w:ins w:id="821" w:author="Tandon, Akshat" w:date="2017-05-29T11:11:00Z"/>
        </w:rPr>
        <w:pPrChange w:id="822" w:author="Tandon, Akshat" w:date="2017-05-29T11:11:00Z">
          <w:pPr>
            <w:pStyle w:val="Heading5"/>
          </w:pPr>
        </w:pPrChange>
      </w:pPr>
      <w:ins w:id="823" w:author="Tandon, Akshat" w:date="2017-05-29T11:10:00Z">
        <w:r>
          <w:t>Libraries</w:t>
        </w:r>
      </w:ins>
    </w:p>
    <w:p w14:paraId="7E0B7FFE" w14:textId="0BF357D0" w:rsidR="00746B48" w:rsidRDefault="00746B48" w:rsidP="00746B48">
      <w:pPr>
        <w:pStyle w:val="1Para"/>
        <w:rPr>
          <w:ins w:id="824" w:author="Tandon, Akshat" w:date="2017-05-29T11:20:00Z"/>
        </w:rPr>
        <w:pPrChange w:id="825" w:author="Tandon, Akshat" w:date="2017-05-29T11:11:00Z">
          <w:pPr>
            <w:pStyle w:val="Heading5"/>
          </w:pPr>
        </w:pPrChange>
      </w:pPr>
      <w:ins w:id="826" w:author="Tandon, Akshat" w:date="2017-05-29T11:12:00Z">
        <w:r>
          <w:t xml:space="preserve">Python allows adding </w:t>
        </w:r>
      </w:ins>
      <w:ins w:id="827" w:author="Tandon, Akshat" w:date="2017-05-29T11:26:00Z">
        <w:r w:rsidR="00F90126">
          <w:t>packages</w:t>
        </w:r>
      </w:ins>
      <w:ins w:id="828" w:author="Tandon, Akshat" w:date="2017-05-29T11:19:00Z">
        <w:r w:rsidR="006138CB">
          <w:t xml:space="preserve"> (libraries)</w:t>
        </w:r>
      </w:ins>
      <w:ins w:id="829" w:author="Tandon, Akshat" w:date="2017-05-29T11:12:00Z">
        <w:r>
          <w:t xml:space="preserve"> to a project. </w:t>
        </w:r>
      </w:ins>
      <w:ins w:id="830" w:author="Tandon, Akshat" w:date="2017-05-29T11:27:00Z">
        <w:r w:rsidR="00F90126">
          <w:t>Packages</w:t>
        </w:r>
      </w:ins>
      <w:ins w:id="831" w:author="Tandon, Akshat" w:date="2017-05-29T11:12:00Z">
        <w:r>
          <w:t xml:space="preserve"> </w:t>
        </w:r>
      </w:ins>
      <w:ins w:id="832" w:author="Tandon, Akshat" w:date="2017-05-29T11:20:00Z">
        <w:r w:rsidR="006138CB">
          <w:t xml:space="preserve">are </w:t>
        </w:r>
      </w:ins>
      <w:ins w:id="833" w:author="Tandon, Akshat" w:date="2017-05-29T11:12:00Z">
        <w:r>
          <w:t xml:space="preserve">essentially a collection of </w:t>
        </w:r>
      </w:ins>
      <w:ins w:id="834" w:author="Tandon, Akshat" w:date="2017-05-29T11:13:00Z">
        <w:r>
          <w:t xml:space="preserve">dynamically written </w:t>
        </w:r>
      </w:ins>
      <w:ins w:id="835" w:author="Tandon, Akshat" w:date="2017-05-29T11:12:00Z">
        <w:r>
          <w:t>classes with</w:t>
        </w:r>
      </w:ins>
      <w:ins w:id="836" w:author="Tandon, Akshat" w:date="2017-05-29T11:14:00Z">
        <w:r>
          <w:t xml:space="preserve"> variables and</w:t>
        </w:r>
      </w:ins>
      <w:ins w:id="837" w:author="Tandon, Akshat" w:date="2017-05-29T11:12:00Z">
        <w:r>
          <w:t xml:space="preserve"> function</w:t>
        </w:r>
      </w:ins>
      <w:ins w:id="838" w:author="Tandon, Akshat" w:date="2017-05-29T11:13:00Z">
        <w:r>
          <w:t>,</w:t>
        </w:r>
      </w:ins>
      <w:ins w:id="839" w:author="Tandon, Akshat" w:date="2017-05-29T11:12:00Z">
        <w:r>
          <w:t xml:space="preserve"> which can be re-used</w:t>
        </w:r>
      </w:ins>
      <w:ins w:id="840" w:author="Tandon, Akshat" w:date="2017-05-29T11:27:00Z">
        <w:r w:rsidR="00F90126">
          <w:t xml:space="preserve"> in another project</w:t>
        </w:r>
      </w:ins>
      <w:ins w:id="841" w:author="Tandon, Akshat" w:date="2017-05-29T11:12:00Z">
        <w:r>
          <w:t>.</w:t>
        </w:r>
      </w:ins>
      <w:ins w:id="842" w:author="Tandon, Akshat" w:date="2017-05-29T11:14:00Z">
        <w:r>
          <w:t xml:space="preserve"> The keyword “import” is used to create a reference to</w:t>
        </w:r>
      </w:ins>
      <w:ins w:id="843" w:author="Tandon, Akshat" w:date="2017-05-29T11:20:00Z">
        <w:r w:rsidR="006138CB">
          <w:t xml:space="preserve"> these</w:t>
        </w:r>
      </w:ins>
      <w:ins w:id="844" w:author="Tandon, Akshat" w:date="2017-05-29T11:14:00Z">
        <w:r w:rsidR="006138CB">
          <w:t xml:space="preserve"> modules in a project and then the </w:t>
        </w:r>
      </w:ins>
      <w:ins w:id="845" w:author="Tandon, Akshat" w:date="2017-05-29T11:20:00Z">
        <w:r w:rsidR="006138CB">
          <w:t>functions</w:t>
        </w:r>
      </w:ins>
      <w:ins w:id="846" w:author="Tandon, Akshat" w:date="2017-05-29T11:14:00Z">
        <w:r w:rsidR="006138CB">
          <w:t xml:space="preserve"> from these classes can</w:t>
        </w:r>
      </w:ins>
      <w:ins w:id="847" w:author="Tandon, Akshat" w:date="2017-05-29T11:20:00Z">
        <w:r w:rsidR="006138CB">
          <w:t xml:space="preserve"> </w:t>
        </w:r>
      </w:ins>
      <w:ins w:id="848" w:author="Tandon, Akshat" w:date="2017-05-29T11:14:00Z">
        <w:r w:rsidR="006138CB">
          <w:t>be used.</w:t>
        </w:r>
      </w:ins>
      <w:ins w:id="849" w:author="Tandon, Akshat" w:date="2017-05-29T11:20:00Z">
        <w:r w:rsidR="006138CB">
          <w:t xml:space="preserve"> </w:t>
        </w:r>
      </w:ins>
    </w:p>
    <w:tbl>
      <w:tblPr>
        <w:tblStyle w:val="TableGrid"/>
        <w:tblW w:w="0" w:type="auto"/>
        <w:tblLook w:val="04A0" w:firstRow="1" w:lastRow="0" w:firstColumn="1" w:lastColumn="0" w:noHBand="0" w:noVBand="1"/>
      </w:tblPr>
      <w:tblGrid>
        <w:gridCol w:w="9056"/>
      </w:tblGrid>
      <w:tr w:rsidR="006138CB" w14:paraId="28DA0408" w14:textId="77777777" w:rsidTr="006138CB">
        <w:trPr>
          <w:ins w:id="850" w:author="Tandon, Akshat" w:date="2017-05-29T11:21:00Z"/>
        </w:trPr>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1" w:author="Tandon, Akshat" w:date="2017-05-29T11:22:00Z"/>
                <w:rFonts w:ascii="Consolas" w:hAnsi="Consolas" w:cs="Courier New"/>
                <w:noProof/>
                <w:color w:val="242729"/>
                <w:sz w:val="24"/>
                <w:szCs w:val="24"/>
                <w:bdr w:val="none" w:sz="0" w:space="0" w:color="auto" w:frame="1"/>
                <w:shd w:val="clear" w:color="auto" w:fill="EFF0F1"/>
                <w:lang w:val="en-GB" w:eastAsia="en-GB"/>
              </w:rPr>
            </w:pPr>
            <w:ins w:id="852" w:author="Tandon, Akshat" w:date="2017-05-29T11:22:00Z">
              <w:r>
                <w:rPr>
                  <w:rFonts w:ascii="Consolas" w:hAnsi="Consolas" w:cs="Courier New"/>
                  <w:noProof/>
                  <w:color w:val="242729"/>
                  <w:sz w:val="24"/>
                  <w:szCs w:val="24"/>
                  <w:bdr w:val="none" w:sz="0" w:space="0" w:color="auto" w:frame="1"/>
                  <w:shd w:val="clear" w:color="auto" w:fill="EFF0F1"/>
                  <w:lang w:val="en-GB" w:eastAsia="en-GB"/>
                </w:rPr>
                <w:t># importing the whole datetime</w:t>
              </w:r>
            </w:ins>
            <w:ins w:id="853" w:author="Tandon, Akshat" w:date="2017-05-29T11:25:00Z">
              <w:r w:rsidR="00556D4F">
                <w:rPr>
                  <w:rFonts w:ascii="Consolas" w:hAnsi="Consolas" w:cs="Courier New"/>
                  <w:noProof/>
                  <w:color w:val="242729"/>
                  <w:sz w:val="24"/>
                  <w:szCs w:val="24"/>
                  <w:bdr w:val="none" w:sz="0" w:space="0" w:color="auto" w:frame="1"/>
                  <w:shd w:val="clear" w:color="auto" w:fill="EFF0F1"/>
                  <w:lang w:val="en-GB" w:eastAsia="en-GB"/>
                </w:rPr>
                <w:t xml:space="preserve"> module</w:t>
              </w:r>
            </w:ins>
            <w:ins w:id="854" w:author="Tandon, Akshat" w:date="2017-05-29T11:22:00Z">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ins>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5" w:author="Tandon, Akshat" w:date="2017-05-29T11:25:00Z"/>
                <w:rFonts w:ascii="Consolas" w:hAnsi="Consolas" w:cs="Courier New"/>
                <w:noProof/>
                <w:color w:val="242729"/>
                <w:sz w:val="24"/>
                <w:szCs w:val="24"/>
                <w:bdr w:val="none" w:sz="0" w:space="0" w:color="auto" w:frame="1"/>
                <w:shd w:val="clear" w:color="auto" w:fill="EFF0F1"/>
                <w:lang w:val="en-GB" w:eastAsia="en-GB"/>
              </w:rPr>
            </w:pPr>
            <w:ins w:id="856"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57"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import datetime</w:t>
              </w:r>
            </w:ins>
            <w:ins w:id="858" w:author="Tandon, Akshat" w:date="2017-05-29T11:25:00Z">
              <w:r w:rsidR="00B87FAC">
                <w:rPr>
                  <w:rFonts w:ascii="Consolas" w:hAnsi="Consolas" w:cs="Courier New"/>
                  <w:noProof/>
                  <w:color w:val="242729"/>
                  <w:sz w:val="24"/>
                  <w:szCs w:val="24"/>
                  <w:bdr w:val="none" w:sz="0" w:space="0" w:color="auto" w:frame="1"/>
                  <w:shd w:val="clear" w:color="auto" w:fill="EFF0F1"/>
                  <w:lang w:val="en-GB" w:eastAsia="en-GB"/>
                </w:rPr>
                <w:t xml:space="preserve"> as dt</w:t>
              </w:r>
            </w:ins>
          </w:p>
          <w:p w14:paraId="712B388A" w14:textId="6EC8AE0E" w:rsidR="00556D4F" w:rsidRPr="00D25AFE"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59" w:author="Tandon, Akshat" w:date="2017-05-29T11:22:00Z"/>
                <w:rFonts w:ascii="Consolas" w:hAnsi="Consolas" w:cs="Courier New"/>
                <w:noProof/>
                <w:color w:val="242729"/>
                <w:sz w:val="24"/>
                <w:szCs w:val="24"/>
                <w:bdr w:val="none" w:sz="0" w:space="0" w:color="auto" w:frame="1"/>
                <w:shd w:val="clear" w:color="auto" w:fill="EFF0F1"/>
                <w:lang w:val="en-GB" w:eastAsia="en-GB"/>
                <w:rPrChange w:id="860" w:author="Tandon, Akshat" w:date="2017-05-29T11:22:00Z">
                  <w:rPr>
                    <w:ins w:id="861" w:author="Tandon, Akshat" w:date="2017-05-29T11:22:00Z"/>
                    <w:rFonts w:ascii="Consolas" w:hAnsi="Consolas" w:cs="Courier New"/>
                    <w:color w:val="242729"/>
                    <w:sz w:val="20"/>
                    <w:szCs w:val="20"/>
                    <w:bdr w:val="none" w:sz="0" w:space="0" w:color="auto" w:frame="1"/>
                    <w:shd w:val="clear" w:color="auto" w:fill="EFF0F1"/>
                    <w:lang w:val="en-GB" w:eastAsia="en-GB"/>
                  </w:rPr>
                </w:rPrChange>
              </w:rPr>
            </w:pPr>
            <w:ins w:id="862" w:author="Tandon, Akshat" w:date="2017-05-29T11:25:00Z">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ins>
          </w:p>
          <w:p w14:paraId="20FD19F8" w14:textId="29BBD07E" w:rsidR="006138CB" w:rsidRP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63" w:author="Tandon, Akshat" w:date="2017-05-29T11:21:00Z"/>
                <w:rFonts w:ascii="Consolas" w:hAnsi="Consolas" w:cs="Courier New"/>
                <w:color w:val="242729"/>
                <w:sz w:val="20"/>
                <w:szCs w:val="20"/>
                <w:lang w:val="en-GB" w:eastAsia="en-GB"/>
                <w:rPrChange w:id="864" w:author="Tandon, Akshat" w:date="2017-05-29T11:22:00Z">
                  <w:rPr>
                    <w:ins w:id="865" w:author="Tandon, Akshat" w:date="2017-05-29T11:21:00Z"/>
                  </w:rPr>
                </w:rPrChange>
              </w:rPr>
              <w:pPrChange w:id="866" w:author="Tandon, Akshat" w:date="2017-05-29T11:22:00Z">
                <w:pPr>
                  <w:pStyle w:val="1Para"/>
                  <w:ind w:firstLine="0"/>
                </w:pPr>
              </w:pPrChange>
            </w:pPr>
            <w:ins w:id="867"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68"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from datetime import timedelta, date</w:t>
              </w:r>
            </w:ins>
          </w:p>
        </w:tc>
      </w:tr>
    </w:tbl>
    <w:p w14:paraId="4FD923CC" w14:textId="77777777" w:rsidR="006138CB" w:rsidRDefault="006138CB" w:rsidP="006138CB">
      <w:pPr>
        <w:pStyle w:val="1Para"/>
        <w:ind w:firstLine="0"/>
        <w:rPr>
          <w:ins w:id="869" w:author="Tandon, Akshat" w:date="2017-05-29T11:25:00Z"/>
        </w:rPr>
        <w:pPrChange w:id="870" w:author="Tandon, Akshat" w:date="2017-05-29T11:20:00Z">
          <w:pPr>
            <w:pStyle w:val="Heading5"/>
          </w:pPr>
        </w:pPrChange>
      </w:pPr>
    </w:p>
    <w:p w14:paraId="6A29D652" w14:textId="4439CB6C" w:rsidR="00161D36" w:rsidRDefault="00F90126" w:rsidP="006138CB">
      <w:pPr>
        <w:pStyle w:val="1Para"/>
        <w:ind w:firstLine="0"/>
        <w:rPr>
          <w:ins w:id="871" w:author="Tandon, Akshat" w:date="2017-05-29T11:32:00Z"/>
        </w:rPr>
        <w:pPrChange w:id="872" w:author="Tandon, Akshat" w:date="2017-05-29T11:20:00Z">
          <w:pPr>
            <w:pStyle w:val="Heading5"/>
          </w:pPr>
        </w:pPrChange>
      </w:pPr>
      <w:ins w:id="873" w:author="Tandon, Akshat" w:date="2017-05-29T11:27:00Z">
        <w:r>
          <w:tab/>
          <w:t xml:space="preserve">An exhaustive list of all the packages </w:t>
        </w:r>
      </w:ins>
      <w:ins w:id="874" w:author="Tandon, Akshat" w:date="2017-05-29T11:28:00Z">
        <w:r>
          <w:t xml:space="preserve">publicly </w:t>
        </w:r>
      </w:ins>
      <w:ins w:id="875" w:author="Tandon, Akshat" w:date="2017-05-29T11:27:00Z">
        <w:r>
          <w:t>available for Python</w:t>
        </w:r>
      </w:ins>
      <w:ins w:id="876" w:author="Tandon, Akshat" w:date="2017-05-29T11:28:00Z">
        <w:r>
          <w:t xml:space="preserve"> </w:t>
        </w:r>
      </w:ins>
      <w:ins w:id="877" w:author="Tandon, Akshat" w:date="2017-05-29T11:31:00Z">
        <w:r w:rsidR="00E209E6">
          <w:t>is</w:t>
        </w:r>
      </w:ins>
      <w:ins w:id="878" w:author="Tandon, Akshat" w:date="2017-05-29T11:28:00Z">
        <w:r>
          <w:t xml:space="preserve"> </w:t>
        </w:r>
      </w:ins>
      <w:ins w:id="879" w:author="Tandon, Akshat" w:date="2017-05-29T11:29:00Z">
        <w:r w:rsidR="00D37834">
          <w:t>available</w:t>
        </w:r>
      </w:ins>
      <w:ins w:id="880" w:author="Tandon, Akshat" w:date="2017-05-29T11:28:00Z">
        <w:r>
          <w:t xml:space="preserve"> on </w:t>
        </w:r>
      </w:ins>
      <w:ins w:id="881" w:author="Tandon, Akshat" w:date="2017-05-29T11:27:00Z">
        <w:r w:rsidR="00E209E6">
          <w:t>PyPI</w:t>
        </w:r>
      </w:ins>
      <w:ins w:id="882" w:author="Tandon, Akshat" w:date="2017-05-29T11:31:00Z">
        <w:r w:rsidR="00E209E6">
          <w:rPr>
            <w:rStyle w:val="EndnoteReference"/>
          </w:rPr>
          <w:endnoteReference w:id="7"/>
        </w:r>
      </w:ins>
      <w:ins w:id="888" w:author="Tandon, Akshat" w:date="2017-05-29T11:27:00Z">
        <w:r w:rsidR="00E209E6">
          <w:t>.</w:t>
        </w:r>
      </w:ins>
    </w:p>
    <w:p w14:paraId="37E23E8F" w14:textId="77777777" w:rsidR="00E01F9B" w:rsidRDefault="00E01F9B" w:rsidP="006138CB">
      <w:pPr>
        <w:pStyle w:val="1Para"/>
        <w:ind w:firstLine="0"/>
        <w:rPr>
          <w:ins w:id="889" w:author="Tandon, Akshat" w:date="2017-05-29T11:32:00Z"/>
        </w:rPr>
        <w:pPrChange w:id="890" w:author="Tandon, Akshat" w:date="2017-05-29T11:20:00Z">
          <w:pPr>
            <w:pStyle w:val="Heading5"/>
          </w:pPr>
        </w:pPrChange>
      </w:pPr>
    </w:p>
    <w:p w14:paraId="7D86C8B1" w14:textId="3553ADAE" w:rsidR="00E01F9B" w:rsidRDefault="00437EE0" w:rsidP="00437EE0">
      <w:pPr>
        <w:pStyle w:val="1Para"/>
        <w:rPr>
          <w:ins w:id="891" w:author="Tandon, Akshat" w:date="2017-05-29T11:35:00Z"/>
        </w:rPr>
        <w:pPrChange w:id="892" w:author="Tandon, Akshat" w:date="2017-05-29T11:32:00Z">
          <w:pPr>
            <w:pStyle w:val="Heading5"/>
          </w:pPr>
        </w:pPrChange>
      </w:pPr>
      <w:ins w:id="893" w:author="Tandon, Akshat" w:date="2017-05-29T11:32:00Z">
        <w:r>
          <w:t xml:space="preserve">Apart from the several packages that come by default with Python, a few other </w:t>
        </w:r>
      </w:ins>
      <w:ins w:id="894" w:author="Tandon, Akshat" w:date="2017-05-29T11:33:00Z">
        <w:r>
          <w:t>were also</w:t>
        </w:r>
      </w:ins>
      <w:ins w:id="895" w:author="Tandon, Akshat" w:date="2017-05-29T11:32:00Z">
        <w:r>
          <w:t xml:space="preserve"> used</w:t>
        </w:r>
      </w:ins>
      <w:ins w:id="896" w:author="Tandon, Akshat" w:date="2017-05-29T11:33:00Z">
        <w:r>
          <w:t xml:space="preserve"> while </w:t>
        </w:r>
        <w:r w:rsidR="003C39B3">
          <w:t xml:space="preserve">developing </w:t>
        </w:r>
        <w:r w:rsidR="003C39B3" w:rsidRPr="003C39B3">
          <w:rPr>
            <w:i/>
            <w:rPrChange w:id="897" w:author="Tandon, Akshat" w:date="2017-05-29T11:35:00Z">
              <w:rPr/>
            </w:rPrChange>
          </w:rPr>
          <w:t>Testrek</w:t>
        </w:r>
      </w:ins>
      <w:ins w:id="898" w:author="Tandon, Akshat" w:date="2017-05-29T11:35:00Z">
        <w:r w:rsidR="00D85AD4">
          <w:t>. I brief introduction to each one of them is mentioned in this section.</w:t>
        </w:r>
      </w:ins>
    </w:p>
    <w:p w14:paraId="1935859E" w14:textId="0F0A89EA" w:rsidR="00D85AD4" w:rsidRDefault="00D85AD4" w:rsidP="00D85AD4">
      <w:pPr>
        <w:pStyle w:val="Heading5"/>
        <w:rPr>
          <w:ins w:id="899" w:author="Tandon, Akshat" w:date="2017-05-29T11:37:00Z"/>
        </w:rPr>
        <w:pPrChange w:id="900" w:author="Tandon, Akshat" w:date="2017-05-29T11:37:00Z">
          <w:pPr>
            <w:pStyle w:val="Heading5"/>
          </w:pPr>
        </w:pPrChange>
      </w:pPr>
      <w:ins w:id="901" w:author="Tandon, Akshat" w:date="2017-05-29T11:37:00Z">
        <w:r>
          <w:t>Requests (v. 2.14.2)</w:t>
        </w:r>
      </w:ins>
    </w:p>
    <w:p w14:paraId="38505D9F" w14:textId="7552EA7A" w:rsidR="00D85AD4" w:rsidRPr="00D85AD4" w:rsidRDefault="00D7173B" w:rsidP="00D85AD4">
      <w:pPr>
        <w:pStyle w:val="1Para"/>
        <w:rPr>
          <w:ins w:id="902" w:author="Tandon, Akshat" w:date="2017-05-29T11:10:00Z"/>
          <w:lang w:val="en-US"/>
          <w:rPrChange w:id="903" w:author="Tandon, Akshat" w:date="2017-05-29T11:37:00Z">
            <w:rPr>
              <w:ins w:id="904" w:author="Tandon, Akshat" w:date="2017-05-29T11:10:00Z"/>
            </w:rPr>
          </w:rPrChange>
        </w:rPr>
        <w:pPrChange w:id="905" w:author="Tandon, Akshat" w:date="2017-05-29T11:37:00Z">
          <w:pPr>
            <w:pStyle w:val="Heading5"/>
          </w:pPr>
        </w:pPrChange>
      </w:pPr>
      <w:ins w:id="906" w:author="Tandon, Akshat" w:date="2017-05-29T11:41:00Z">
        <w:r>
          <w:rPr>
            <w:lang w:val="en-US"/>
          </w:rPr>
          <w:t>Reque</w:t>
        </w:r>
        <w:bookmarkStart w:id="907" w:name="_GoBack"/>
        <w:bookmarkEnd w:id="907"/>
        <w:r>
          <w:rPr>
            <w:lang w:val="en-US"/>
          </w:rPr>
          <w:t xml:space="preserve">sts is </w:t>
        </w:r>
      </w:ins>
      <w:ins w:id="908" w:author="Tandon, Akshat" w:date="2017-05-29T11:42:00Z">
        <w:r>
          <w:rPr>
            <w:lang w:val="en-US"/>
          </w:rPr>
          <w:t>a HTTP library for Python.</w:t>
        </w:r>
      </w:ins>
    </w:p>
    <w:p w14:paraId="746A17AC" w14:textId="77777777" w:rsidR="00746B48" w:rsidRPr="00494FED" w:rsidRDefault="00746B48" w:rsidP="00746B48">
      <w:pPr>
        <w:pStyle w:val="1Para"/>
        <w:ind w:firstLine="0"/>
        <w:rPr>
          <w:rPrChange w:id="909" w:author="Tandon, Akshat" w:date="2017-05-29T11:01:00Z">
            <w:rPr>
              <w:b/>
            </w:rPr>
          </w:rPrChange>
        </w:rPr>
        <w:pPrChange w:id="910" w:author="Tandon, Akshat" w:date="2017-05-29T11:10:00Z">
          <w:pPr>
            <w:pStyle w:val="1Para"/>
            <w:ind w:firstLine="0"/>
          </w:pPr>
        </w:pPrChange>
      </w:pPr>
    </w:p>
    <w:p w14:paraId="2E5ABCD0" w14:textId="54F66B14" w:rsidR="00AD6F8B" w:rsidRDefault="00F1365C" w:rsidP="00AD6F8B">
      <w:pPr>
        <w:pStyle w:val="Heading1"/>
      </w:pPr>
      <w:bookmarkStart w:id="911" w:name="_Toc483818999"/>
      <w:r>
        <w:lastRenderedPageBreak/>
        <w:t>Technical walkthrough</w:t>
      </w:r>
      <w:bookmarkEnd w:id="911"/>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912" w:name="_Toc483819000"/>
      <w:r>
        <w:lastRenderedPageBreak/>
        <w:t>Plagiarism Check</w:t>
      </w:r>
      <w:bookmarkEnd w:id="912"/>
    </w:p>
    <w:p w14:paraId="6389AD42" w14:textId="552F5D8E" w:rsidR="00AC6B86" w:rsidRDefault="00F1365C" w:rsidP="000E4470">
      <w:pPr>
        <w:pStyle w:val="Heading1"/>
      </w:pPr>
      <w:bookmarkStart w:id="913" w:name="_Toc483819001"/>
      <w:r>
        <w:lastRenderedPageBreak/>
        <w:t>Testing Testrek</w:t>
      </w:r>
      <w:bookmarkEnd w:id="913"/>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914" w:name="_Toc483819002"/>
      <w:r>
        <w:lastRenderedPageBreak/>
        <w:t xml:space="preserve">Appendix A. </w:t>
      </w:r>
      <w:r>
        <w:tab/>
      </w:r>
      <w:r>
        <w:br/>
      </w:r>
      <w:r>
        <w:br/>
        <w:t>An Example of an Appendix</w:t>
      </w:r>
      <w:bookmarkEnd w:id="914"/>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915" w:name="_Toc483819003"/>
      <w:r>
        <w:lastRenderedPageBreak/>
        <w:t>Reference</w:t>
      </w:r>
      <w:r w:rsidR="0037374B">
        <w:t>s</w:t>
      </w:r>
      <w:bookmarkEnd w:id="915"/>
    </w:p>
    <w:sectPr w:rsidR="0037374B" w:rsidRPr="0037374B" w:rsidSect="00806B5F">
      <w:footerReference w:type="default" r:id="rId13"/>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5D365" w14:textId="77777777" w:rsidR="00CD3426" w:rsidRDefault="00CD3426" w:rsidP="00A542EF">
      <w:pPr>
        <w:spacing w:after="0" w:line="240" w:lineRule="auto"/>
      </w:pPr>
      <w:r>
        <w:separator/>
      </w:r>
    </w:p>
  </w:endnote>
  <w:endnote w:type="continuationSeparator" w:id="0">
    <w:p w14:paraId="093FAE5E" w14:textId="77777777" w:rsidR="00CD3426" w:rsidRDefault="00CD3426" w:rsidP="00A542EF">
      <w:pPr>
        <w:spacing w:after="0" w:line="240" w:lineRule="auto"/>
      </w:pPr>
      <w:r>
        <w:continuationSeparator/>
      </w:r>
    </w:p>
  </w:endnote>
  <w:endnote w:id="1">
    <w:p w14:paraId="21E25CB0" w14:textId="38DFD19A" w:rsidR="00494FED" w:rsidRDefault="00494FED">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7E26C16F" w14:textId="0D2F0822" w:rsidR="00494FED" w:rsidRDefault="00494FED">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2"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3">
    <w:p w14:paraId="7B3FF21C" w14:textId="30FC5C77" w:rsidR="00494FED" w:rsidRDefault="00494FED">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3"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4">
    <w:p w14:paraId="17824C38" w14:textId="5994EBDB" w:rsidR="00494FED" w:rsidRDefault="00494FED">
      <w:pPr>
        <w:pStyle w:val="EndnoteText"/>
      </w:pPr>
      <w:ins w:id="354" w:author="Tandon, Akshat" w:date="2017-05-29T10:01:00Z">
        <w:r>
          <w:rPr>
            <w:rStyle w:val="EndnoteReference"/>
          </w:rPr>
          <w:endnoteRef/>
        </w:r>
        <w:r>
          <w:t xml:space="preserve"> </w:t>
        </w:r>
        <w:r>
          <w:fldChar w:fldCharType="begin"/>
        </w:r>
      </w:ins>
      <w:ins w:id="355" w:author="Tandon, Akshat" w:date="2017-05-29T10:02:00Z">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ins>
      <w:r>
        <w:fldChar w:fldCharType="separate"/>
      </w:r>
      <w:ins w:id="356" w:author="Tandon, Akshat" w:date="2017-05-29T10:02:00Z">
        <w:r w:rsidRPr="00784147">
          <w:rPr>
            <w:rFonts w:eastAsia="Times New Roman" w:cs="Times New Roman"/>
            <w:rPrChange w:id="357" w:author="Tandon, Akshat" w:date="2017-05-29T10:02:00Z">
              <w:rPr>
                <w:rFonts w:ascii="Times New Roman" w:eastAsia="Times New Roman" w:hAnsi="Times New Roman" w:cs="Times New Roman"/>
              </w:rPr>
            </w:rPrChange>
          </w:rPr>
          <w:t>t</w:t>
        </w:r>
        <w:r>
          <w:rPr>
            <w:rFonts w:eastAsia="Times New Roman" w:cs="Times New Roman"/>
          </w:rPr>
          <w:fldChar w:fldCharType="begin"/>
        </w:r>
        <w:r>
          <w:rPr>
            <w:rFonts w:eastAsia="Times New Roman" w:cs="Times New Roman"/>
          </w:rPr>
          <w:instrText xml:space="preserve"> HYPERLINK "https://www.tutorialspoint.com/python/python_dictionary.htm" </w:instrText>
        </w:r>
        <w:r>
          <w:rPr>
            <w:rFonts w:eastAsia="Times New Roman" w:cs="Times New Roman"/>
          </w:rPr>
          <w:fldChar w:fldCharType="separate"/>
        </w:r>
        <w:r w:rsidRPr="00784147">
          <w:rPr>
            <w:rStyle w:val="Hyperlink"/>
            <w:rPrChange w:id="358" w:author="Tandon, Akshat" w:date="2017-05-29T10:02:00Z">
              <w:rPr>
                <w:rFonts w:ascii="Times New Roman" w:eastAsia="Times New Roman" w:hAnsi="Times New Roman" w:cs="Times New Roman"/>
              </w:rPr>
            </w:rPrChange>
          </w:rPr>
          <w:t>utorialspoint.com, “Python Dictionary.</w:t>
        </w:r>
        <w:r>
          <w:rPr>
            <w:rFonts w:eastAsia="Times New Roman" w:cs="Times New Roman"/>
          </w:rPr>
          <w:fldChar w:fldCharType="end"/>
        </w:r>
        <w:r w:rsidRPr="00784147">
          <w:rPr>
            <w:rFonts w:eastAsia="Times New Roman" w:cs="Times New Roman"/>
            <w:rPrChange w:id="359" w:author="Tandon, Akshat" w:date="2017-05-29T10:02:00Z">
              <w:rPr>
                <w:rFonts w:ascii="Times New Roman" w:eastAsia="Times New Roman" w:hAnsi="Times New Roman" w:cs="Times New Roman"/>
              </w:rPr>
            </w:rPrChange>
          </w:rPr>
          <w:t>”</w:t>
        </w:r>
      </w:ins>
      <w:ins w:id="360" w:author="Tandon, Akshat" w:date="2017-05-29T10:01:00Z">
        <w:r>
          <w:fldChar w:fldCharType="end"/>
        </w:r>
      </w:ins>
    </w:p>
  </w:endnote>
  <w:endnote w:id="5">
    <w:p w14:paraId="59459AC7" w14:textId="469882FE" w:rsidR="00494FED" w:rsidRDefault="00494FED">
      <w:pPr>
        <w:pStyle w:val="EndnoteText"/>
      </w:pPr>
      <w:ins w:id="543" w:author="Tandon, Akshat" w:date="2017-05-29T10:05:00Z">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ins>
      <w:r>
        <w:fldChar w:fldCharType="separate"/>
      </w:r>
      <w:ins w:id="544" w:author="Tandon, Akshat" w:date="2017-05-29T10:05:00Z">
        <w:r>
          <w:rPr>
            <w:rFonts w:eastAsia="Times New Roman" w:cs="Times New Roman"/>
          </w:rPr>
          <w:fldChar w:fldCharType="begin"/>
        </w:r>
        <w:r>
          <w:rPr>
            <w:rFonts w:eastAsia="Times New Roman" w:cs="Times New Roman"/>
          </w:rPr>
          <w:instrText xml:space="preserve"> HYPERLINK "https://www.tutorialspoint.com/python/python_basic_operators.htm" </w:instrText>
        </w:r>
        <w:r>
          <w:rPr>
            <w:rFonts w:eastAsia="Times New Roman" w:cs="Times New Roman"/>
          </w:rPr>
          <w:fldChar w:fldCharType="separate"/>
        </w:r>
        <w:r w:rsidRPr="008B455A">
          <w:rPr>
            <w:rStyle w:val="Hyperlink"/>
            <w:rPrChange w:id="545" w:author="Tandon, Akshat" w:date="2017-05-29T10:05:00Z">
              <w:rPr>
                <w:rFonts w:ascii="Times New Roman" w:eastAsia="Times New Roman" w:hAnsi="Times New Roman" w:cs="Times New Roman"/>
              </w:rPr>
            </w:rPrChange>
          </w:rPr>
          <w:t>tutorialspoint.com, “Python Basic Operators.</w:t>
        </w:r>
        <w:r>
          <w:rPr>
            <w:rFonts w:eastAsia="Times New Roman" w:cs="Times New Roman"/>
          </w:rPr>
          <w:fldChar w:fldCharType="end"/>
        </w:r>
        <w:r w:rsidRPr="008B455A">
          <w:rPr>
            <w:rFonts w:eastAsia="Times New Roman" w:cs="Times New Roman"/>
            <w:rPrChange w:id="546" w:author="Tandon, Akshat" w:date="2017-05-29T10:05:00Z">
              <w:rPr>
                <w:rFonts w:ascii="Times New Roman" w:eastAsia="Times New Roman" w:hAnsi="Times New Roman" w:cs="Times New Roman"/>
              </w:rPr>
            </w:rPrChange>
          </w:rPr>
          <w:t>”</w:t>
        </w:r>
        <w:r>
          <w:fldChar w:fldCharType="end"/>
        </w:r>
      </w:ins>
    </w:p>
  </w:endnote>
  <w:endnote w:id="6">
    <w:p w14:paraId="1AEE36B2" w14:textId="198EF7D2" w:rsidR="00643940" w:rsidRDefault="00643940">
      <w:pPr>
        <w:pStyle w:val="EndnoteText"/>
      </w:pPr>
      <w:ins w:id="714" w:author="Tandon, Akshat" w:date="2017-05-29T11:07:00Z">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ins>
      <w:r>
        <w:fldChar w:fldCharType="separate"/>
      </w:r>
      <w:ins w:id="715" w:author="Tandon, Akshat" w:date="2017-05-29T11:07:00Z">
        <w:r w:rsidRPr="00643940">
          <w:rPr>
            <w:rFonts w:eastAsia="Times New Roman" w:cs="Times New Roman"/>
            <w:rPrChange w:id="716" w:author="Tandon, Akshat" w:date="2017-05-29T11:07:00Z">
              <w:rPr>
                <w:rFonts w:ascii="Times New Roman" w:eastAsia="Times New Roman" w:hAnsi="Times New Roman" w:cs="Times New Roman"/>
              </w:rPr>
            </w:rPrChange>
          </w:rPr>
          <w:t>“</w:t>
        </w:r>
      </w:ins>
      <w:ins w:id="717" w:author="Tandon, Akshat" w:date="2017-05-29T11:08:00Z">
        <w:r>
          <w:rPr>
            <w:rFonts w:eastAsia="Times New Roman" w:cs="Times New Roman"/>
          </w:rPr>
          <w:fldChar w:fldCharType="begin"/>
        </w:r>
        <w:r>
          <w:rPr>
            <w:rFonts w:eastAsia="Times New Roman" w:cs="Times New Roman"/>
          </w:rPr>
          <w:instrText xml:space="preserve"> HYPERLINK "https://learnpythonthehardway.org/book/ex40.html" </w:instrText>
        </w:r>
        <w:r>
          <w:rPr>
            <w:rFonts w:eastAsia="Times New Roman" w:cs="Times New Roman"/>
          </w:rPr>
        </w:r>
        <w:r>
          <w:rPr>
            <w:rFonts w:eastAsia="Times New Roman" w:cs="Times New Roman"/>
          </w:rPr>
          <w:fldChar w:fldCharType="separate"/>
        </w:r>
        <w:r w:rsidRPr="00643940">
          <w:rPr>
            <w:rStyle w:val="Hyperlink"/>
            <w:rFonts w:eastAsia="Times New Roman" w:cs="Times New Roman"/>
            <w:rPrChange w:id="718" w:author="Tandon, Akshat" w:date="2017-05-29T11:07:00Z">
              <w:rPr>
                <w:rFonts w:ascii="Times New Roman" w:eastAsia="Times New Roman" w:hAnsi="Times New Roman" w:cs="Times New Roman"/>
              </w:rPr>
            </w:rPrChange>
          </w:rPr>
          <w:t>Learn Python the Hard Way.</w:t>
        </w:r>
        <w:r>
          <w:rPr>
            <w:rFonts w:eastAsia="Times New Roman" w:cs="Times New Roman"/>
          </w:rPr>
          <w:fldChar w:fldCharType="end"/>
        </w:r>
      </w:ins>
      <w:ins w:id="719" w:author="Tandon, Akshat" w:date="2017-05-29T11:07:00Z">
        <w:r w:rsidRPr="00643940">
          <w:rPr>
            <w:rFonts w:eastAsia="Times New Roman" w:cs="Times New Roman"/>
            <w:rPrChange w:id="720" w:author="Tandon, Akshat" w:date="2017-05-29T11:07:00Z">
              <w:rPr>
                <w:rFonts w:ascii="Times New Roman" w:eastAsia="Times New Roman" w:hAnsi="Times New Roman" w:cs="Times New Roman"/>
              </w:rPr>
            </w:rPrChange>
          </w:rPr>
          <w:t>”</w:t>
        </w:r>
        <w:r>
          <w:fldChar w:fldCharType="end"/>
        </w:r>
      </w:ins>
    </w:p>
  </w:endnote>
  <w:endnote w:id="7">
    <w:p w14:paraId="783DBD21" w14:textId="2D0D3D14" w:rsidR="00E209E6" w:rsidRDefault="00E209E6">
      <w:pPr>
        <w:pStyle w:val="EndnoteText"/>
      </w:pPr>
      <w:ins w:id="883" w:author="Tandon, Akshat" w:date="2017-05-29T11:31:00Z">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ins>
      <w:r>
        <w:fldChar w:fldCharType="separate"/>
      </w:r>
      <w:ins w:id="884" w:author="Tandon, Akshat" w:date="2017-05-29T11:31:00Z">
        <w:r w:rsidRPr="00E209E6">
          <w:rPr>
            <w:rFonts w:eastAsia="Times New Roman" w:cs="Times New Roman"/>
            <w:rPrChange w:id="885" w:author="Tandon, Akshat" w:date="2017-05-29T11:31:00Z">
              <w:rPr>
                <w:rFonts w:ascii="Times New Roman" w:eastAsia="Times New Roman" w:hAnsi="Times New Roman" w:cs="Times New Roman"/>
              </w:rPr>
            </w:rPrChange>
          </w:rPr>
          <w:t xml:space="preserve">“PyPI - the Python Package Index: </w:t>
        </w:r>
        <w:r>
          <w:rPr>
            <w:rFonts w:eastAsia="Times New Roman" w:cs="Times New Roman"/>
          </w:rPr>
          <w:fldChar w:fldCharType="begin"/>
        </w:r>
        <w:r>
          <w:rPr>
            <w:rFonts w:eastAsia="Times New Roman" w:cs="Times New Roman"/>
          </w:rPr>
          <w:instrText xml:space="preserve"> HYPERLINK "https://pypi.python.org/pypi" </w:instrText>
        </w:r>
        <w:r>
          <w:rPr>
            <w:rFonts w:eastAsia="Times New Roman" w:cs="Times New Roman"/>
          </w:rPr>
        </w:r>
        <w:r>
          <w:rPr>
            <w:rFonts w:eastAsia="Times New Roman" w:cs="Times New Roman"/>
          </w:rPr>
          <w:fldChar w:fldCharType="separate"/>
        </w:r>
        <w:r w:rsidRPr="00E209E6">
          <w:rPr>
            <w:rStyle w:val="Hyperlink"/>
            <w:rFonts w:eastAsia="Times New Roman" w:cs="Times New Roman"/>
            <w:rPrChange w:id="886" w:author="Tandon, Akshat" w:date="2017-05-29T11:31:00Z">
              <w:rPr>
                <w:rFonts w:ascii="Times New Roman" w:eastAsia="Times New Roman" w:hAnsi="Times New Roman" w:cs="Times New Roman"/>
              </w:rPr>
            </w:rPrChange>
          </w:rPr>
          <w:t>Python Package Index.</w:t>
        </w:r>
        <w:r>
          <w:rPr>
            <w:rFonts w:eastAsia="Times New Roman" w:cs="Times New Roman"/>
          </w:rPr>
          <w:fldChar w:fldCharType="end"/>
        </w:r>
        <w:r w:rsidRPr="00E209E6">
          <w:rPr>
            <w:rFonts w:eastAsia="Times New Roman" w:cs="Times New Roman"/>
            <w:rPrChange w:id="887" w:author="Tandon, Akshat" w:date="2017-05-29T11:31:00Z">
              <w:rPr>
                <w:rFonts w:ascii="Times New Roman" w:eastAsia="Times New Roman" w:hAnsi="Times New Roman" w:cs="Times New Roman"/>
              </w:rPr>
            </w:rPrChange>
          </w:rPr>
          <w:t>”</w:t>
        </w:r>
        <w:r>
          <w:fldChar w:fldCharType="end"/>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77777777" w:rsidR="00494FED" w:rsidRDefault="00494FED" w:rsidP="00A542EF">
        <w:pPr>
          <w:pStyle w:val="Footer"/>
          <w:jc w:val="center"/>
        </w:pPr>
        <w:r>
          <w:fldChar w:fldCharType="begin"/>
        </w:r>
        <w:r>
          <w:instrText xml:space="preserve"> PAGE   \* MERGEFORMAT </w:instrText>
        </w:r>
        <w:r>
          <w:fldChar w:fldCharType="separate"/>
        </w:r>
        <w:r w:rsidR="00D7173B">
          <w:rPr>
            <w:noProof/>
          </w:rPr>
          <w:t>xi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220827E8" w:rsidR="00494FED" w:rsidRDefault="00494FED" w:rsidP="002842B4">
        <w:pPr>
          <w:pStyle w:val="Footer"/>
          <w:jc w:val="center"/>
        </w:pPr>
        <w:r>
          <w:fldChar w:fldCharType="begin"/>
        </w:r>
        <w:r>
          <w:instrText xml:space="preserve"> PAGE   \* MERGEFORMAT </w:instrText>
        </w:r>
        <w:r>
          <w:fldChar w:fldCharType="separate"/>
        </w:r>
        <w:r w:rsidR="00D7173B">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B71B7" w14:textId="77777777" w:rsidR="00CD3426" w:rsidRDefault="00CD3426" w:rsidP="00A542EF">
      <w:pPr>
        <w:spacing w:after="0" w:line="240" w:lineRule="auto"/>
      </w:pPr>
      <w:r>
        <w:separator/>
      </w:r>
    </w:p>
  </w:footnote>
  <w:footnote w:type="continuationSeparator" w:id="0">
    <w:p w14:paraId="2CE1D397" w14:textId="77777777" w:rsidR="00CD3426" w:rsidRDefault="00CD3426"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don, Akshat">
    <w15:presenceInfo w15:providerId="None" w15:userId="Tandon, Aksh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stylePaneSortMethod w:val="00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6995"/>
    <w:rsid w:val="00006D16"/>
    <w:rsid w:val="000122CB"/>
    <w:rsid w:val="000147AB"/>
    <w:rsid w:val="000227BD"/>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58E3"/>
    <w:rsid w:val="00105D3E"/>
    <w:rsid w:val="00113DFE"/>
    <w:rsid w:val="00113F82"/>
    <w:rsid w:val="0011654D"/>
    <w:rsid w:val="00117B75"/>
    <w:rsid w:val="00121E0F"/>
    <w:rsid w:val="0012690C"/>
    <w:rsid w:val="00147C41"/>
    <w:rsid w:val="001537B5"/>
    <w:rsid w:val="00161D36"/>
    <w:rsid w:val="00162373"/>
    <w:rsid w:val="00162844"/>
    <w:rsid w:val="00166E3A"/>
    <w:rsid w:val="00175992"/>
    <w:rsid w:val="001868DE"/>
    <w:rsid w:val="00191318"/>
    <w:rsid w:val="0019239A"/>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3A6B"/>
    <w:rsid w:val="002251AE"/>
    <w:rsid w:val="002336E1"/>
    <w:rsid w:val="00240C56"/>
    <w:rsid w:val="00241CAF"/>
    <w:rsid w:val="00242297"/>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6EFE"/>
    <w:rsid w:val="002D0F75"/>
    <w:rsid w:val="002E08BC"/>
    <w:rsid w:val="002E476F"/>
    <w:rsid w:val="002E5EB5"/>
    <w:rsid w:val="003143FD"/>
    <w:rsid w:val="00314B03"/>
    <w:rsid w:val="00321647"/>
    <w:rsid w:val="0035168F"/>
    <w:rsid w:val="00372609"/>
    <w:rsid w:val="0037374B"/>
    <w:rsid w:val="00384B2C"/>
    <w:rsid w:val="00385D2C"/>
    <w:rsid w:val="00397726"/>
    <w:rsid w:val="003B24B8"/>
    <w:rsid w:val="003B28C0"/>
    <w:rsid w:val="003B2B7E"/>
    <w:rsid w:val="003B2CDF"/>
    <w:rsid w:val="003B3CB3"/>
    <w:rsid w:val="003B5653"/>
    <w:rsid w:val="003C39B3"/>
    <w:rsid w:val="003E08BC"/>
    <w:rsid w:val="003E2489"/>
    <w:rsid w:val="003E6A2D"/>
    <w:rsid w:val="00405541"/>
    <w:rsid w:val="0041332F"/>
    <w:rsid w:val="00413688"/>
    <w:rsid w:val="00430D5B"/>
    <w:rsid w:val="00434443"/>
    <w:rsid w:val="00437EE0"/>
    <w:rsid w:val="00445043"/>
    <w:rsid w:val="0044610C"/>
    <w:rsid w:val="00446DBE"/>
    <w:rsid w:val="00451B6C"/>
    <w:rsid w:val="004522D4"/>
    <w:rsid w:val="00456589"/>
    <w:rsid w:val="0047625A"/>
    <w:rsid w:val="00485631"/>
    <w:rsid w:val="00486A07"/>
    <w:rsid w:val="00494FED"/>
    <w:rsid w:val="004B0D60"/>
    <w:rsid w:val="004B13A1"/>
    <w:rsid w:val="004B39F9"/>
    <w:rsid w:val="004D213D"/>
    <w:rsid w:val="004D3CA2"/>
    <w:rsid w:val="004E0E0C"/>
    <w:rsid w:val="004F3A6B"/>
    <w:rsid w:val="004F6AC5"/>
    <w:rsid w:val="005141CE"/>
    <w:rsid w:val="00514EC2"/>
    <w:rsid w:val="005166E7"/>
    <w:rsid w:val="00517F10"/>
    <w:rsid w:val="00541562"/>
    <w:rsid w:val="00556D4F"/>
    <w:rsid w:val="00567571"/>
    <w:rsid w:val="005B22A4"/>
    <w:rsid w:val="005B302C"/>
    <w:rsid w:val="005B70F7"/>
    <w:rsid w:val="005C08D2"/>
    <w:rsid w:val="005C5AE3"/>
    <w:rsid w:val="005C784B"/>
    <w:rsid w:val="005D23B1"/>
    <w:rsid w:val="005D6CF6"/>
    <w:rsid w:val="005E431F"/>
    <w:rsid w:val="005F3787"/>
    <w:rsid w:val="005F3C06"/>
    <w:rsid w:val="005F53FA"/>
    <w:rsid w:val="00607D5F"/>
    <w:rsid w:val="0061204B"/>
    <w:rsid w:val="006138CB"/>
    <w:rsid w:val="00614BCD"/>
    <w:rsid w:val="00622644"/>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26916"/>
    <w:rsid w:val="00732C9E"/>
    <w:rsid w:val="00746B48"/>
    <w:rsid w:val="00751639"/>
    <w:rsid w:val="00765C2E"/>
    <w:rsid w:val="007804DC"/>
    <w:rsid w:val="00784147"/>
    <w:rsid w:val="00791D3A"/>
    <w:rsid w:val="00791DDF"/>
    <w:rsid w:val="007941E1"/>
    <w:rsid w:val="00796229"/>
    <w:rsid w:val="007C1591"/>
    <w:rsid w:val="007C24E9"/>
    <w:rsid w:val="007D079E"/>
    <w:rsid w:val="007D14ED"/>
    <w:rsid w:val="007D2905"/>
    <w:rsid w:val="007E19A4"/>
    <w:rsid w:val="007F786F"/>
    <w:rsid w:val="00801DD0"/>
    <w:rsid w:val="00806B5F"/>
    <w:rsid w:val="00820B8C"/>
    <w:rsid w:val="0082303B"/>
    <w:rsid w:val="00834587"/>
    <w:rsid w:val="00835876"/>
    <w:rsid w:val="00861AC4"/>
    <w:rsid w:val="0086457F"/>
    <w:rsid w:val="008763C5"/>
    <w:rsid w:val="008859B2"/>
    <w:rsid w:val="0089433E"/>
    <w:rsid w:val="008B1FCF"/>
    <w:rsid w:val="008B3F84"/>
    <w:rsid w:val="008B455A"/>
    <w:rsid w:val="008C0B03"/>
    <w:rsid w:val="008D4FAA"/>
    <w:rsid w:val="008D5E69"/>
    <w:rsid w:val="008D70D8"/>
    <w:rsid w:val="008E242A"/>
    <w:rsid w:val="008E3D3A"/>
    <w:rsid w:val="008E54BB"/>
    <w:rsid w:val="00910A03"/>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3C6D"/>
    <w:rsid w:val="00A1477D"/>
    <w:rsid w:val="00A326B6"/>
    <w:rsid w:val="00A378EC"/>
    <w:rsid w:val="00A52C63"/>
    <w:rsid w:val="00A542EF"/>
    <w:rsid w:val="00A55F00"/>
    <w:rsid w:val="00A56963"/>
    <w:rsid w:val="00A671A0"/>
    <w:rsid w:val="00A701B1"/>
    <w:rsid w:val="00A80BF2"/>
    <w:rsid w:val="00A9067B"/>
    <w:rsid w:val="00A96206"/>
    <w:rsid w:val="00AA20C8"/>
    <w:rsid w:val="00AA2CE6"/>
    <w:rsid w:val="00AB6A94"/>
    <w:rsid w:val="00AC170E"/>
    <w:rsid w:val="00AC6B86"/>
    <w:rsid w:val="00AD6F8B"/>
    <w:rsid w:val="00AF1E82"/>
    <w:rsid w:val="00AF2854"/>
    <w:rsid w:val="00B11271"/>
    <w:rsid w:val="00B13A69"/>
    <w:rsid w:val="00B2117B"/>
    <w:rsid w:val="00B23EBE"/>
    <w:rsid w:val="00B26166"/>
    <w:rsid w:val="00B30BAE"/>
    <w:rsid w:val="00B31456"/>
    <w:rsid w:val="00B36210"/>
    <w:rsid w:val="00B46017"/>
    <w:rsid w:val="00B5408B"/>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2821"/>
    <w:rsid w:val="00BE626A"/>
    <w:rsid w:val="00BE7C5F"/>
    <w:rsid w:val="00BF05CE"/>
    <w:rsid w:val="00BF7550"/>
    <w:rsid w:val="00C12A4D"/>
    <w:rsid w:val="00C16759"/>
    <w:rsid w:val="00C42783"/>
    <w:rsid w:val="00C53913"/>
    <w:rsid w:val="00C57712"/>
    <w:rsid w:val="00C71C76"/>
    <w:rsid w:val="00C7572E"/>
    <w:rsid w:val="00C75AD8"/>
    <w:rsid w:val="00C8177D"/>
    <w:rsid w:val="00C942CF"/>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AA1"/>
    <w:rsid w:val="00D32BBB"/>
    <w:rsid w:val="00D341D0"/>
    <w:rsid w:val="00D35D23"/>
    <w:rsid w:val="00D37834"/>
    <w:rsid w:val="00D425EA"/>
    <w:rsid w:val="00D67013"/>
    <w:rsid w:val="00D7173B"/>
    <w:rsid w:val="00D737A7"/>
    <w:rsid w:val="00D74E89"/>
    <w:rsid w:val="00D843CA"/>
    <w:rsid w:val="00D85AD4"/>
    <w:rsid w:val="00D949CA"/>
    <w:rsid w:val="00DA39DD"/>
    <w:rsid w:val="00DB02CC"/>
    <w:rsid w:val="00DC1AAA"/>
    <w:rsid w:val="00DD056B"/>
    <w:rsid w:val="00DD335F"/>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7994"/>
    <w:rsid w:val="00E813A6"/>
    <w:rsid w:val="00E82262"/>
    <w:rsid w:val="00E8766D"/>
    <w:rsid w:val="00E92C0F"/>
    <w:rsid w:val="00E97FF1"/>
    <w:rsid w:val="00EA7619"/>
    <w:rsid w:val="00EC11BC"/>
    <w:rsid w:val="00EC1212"/>
    <w:rsid w:val="00ED062F"/>
    <w:rsid w:val="00ED7266"/>
    <w:rsid w:val="00F01811"/>
    <w:rsid w:val="00F03B4B"/>
    <w:rsid w:val="00F05875"/>
    <w:rsid w:val="00F05B75"/>
    <w:rsid w:val="00F1078A"/>
    <w:rsid w:val="00F11A24"/>
    <w:rsid w:val="00F122D0"/>
    <w:rsid w:val="00F1365C"/>
    <w:rsid w:val="00F141C1"/>
    <w:rsid w:val="00F23678"/>
    <w:rsid w:val="00F37813"/>
    <w:rsid w:val="00F4162B"/>
    <w:rsid w:val="00F54916"/>
    <w:rsid w:val="00F64028"/>
    <w:rsid w:val="00F64615"/>
    <w:rsid w:val="00F678A6"/>
    <w:rsid w:val="00F71A26"/>
    <w:rsid w:val="00F76AC3"/>
    <w:rsid w:val="00F82727"/>
    <w:rsid w:val="00F90126"/>
    <w:rsid w:val="00F92FB9"/>
    <w:rsid w:val="00F94A27"/>
    <w:rsid w:val="00F95267"/>
    <w:rsid w:val="00FA7FA5"/>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AD6F8B"/>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python.org/dev/peps/pep-0008/" TargetMode="External"/><Relationship Id="rId2" Type="http://schemas.openxmlformats.org/officeDocument/2006/relationships/hyperlink" Target="https://www.jetbrains.com/pycharm/" TargetMode="External"/><Relationship Id="rId3" Type="http://schemas.openxmlformats.org/officeDocument/2006/relationships/hyperlink" Target="https://www.slideshare.net/nowells/introduction-to-python-5182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18B60-BEE9-EE4E-BCD2-31CFCFB91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31</Pages>
  <Words>2969</Words>
  <Characters>16927</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19857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93</cp:revision>
  <cp:lastPrinted>2017-01-27T23:47:00Z</cp:lastPrinted>
  <dcterms:created xsi:type="dcterms:W3CDTF">2017-05-11T08:32:00Z</dcterms:created>
  <dcterms:modified xsi:type="dcterms:W3CDTF">2017-05-29T10:53:00Z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id="xYozTqqb"/&gt;&lt;style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