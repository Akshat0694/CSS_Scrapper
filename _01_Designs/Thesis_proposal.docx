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012A4" w14:textId="723F806C" w:rsidR="00384B2C" w:rsidRDefault="00E734A8" w:rsidP="00384B2C">
      <w:pPr>
        <w:pStyle w:val="9TitlePageTitle"/>
      </w:pPr>
      <w:r>
        <w:rPr>
          <w:noProof/>
          <w:sz w:val="28"/>
          <w:lang w:val="en-GB" w:eastAsia="en-GB"/>
        </w:rPr>
        <mc:AlternateContent>
          <mc:Choice Requires="wps">
            <w:drawing>
              <wp:anchor distT="0" distB="0" distL="114300" distR="114300" simplePos="0" relativeHeight="251663360" behindDoc="0" locked="0" layoutInCell="1" allowOverlap="1" wp14:anchorId="52C724AE" wp14:editId="4F98E68C">
                <wp:simplePos x="0" y="0"/>
                <wp:positionH relativeFrom="column">
                  <wp:posOffset>-2234565</wp:posOffset>
                </wp:positionH>
                <wp:positionV relativeFrom="paragraph">
                  <wp:posOffset>336883</wp:posOffset>
                </wp:positionV>
                <wp:extent cx="8006247" cy="8556"/>
                <wp:effectExtent l="0" t="0" r="45720" b="42545"/>
                <wp:wrapNone/>
                <wp:docPr id="7" name="Straight Connector 7"/>
                <wp:cNvGraphicFramePr/>
                <a:graphic xmlns:a="http://schemas.openxmlformats.org/drawingml/2006/main">
                  <a:graphicData uri="http://schemas.microsoft.com/office/word/2010/wordprocessingShape">
                    <wps:wsp>
                      <wps:cNvCnPr/>
                      <wps:spPr>
                        <a:xfrm flipV="1">
                          <a:off x="0" y="0"/>
                          <a:ext cx="8006247" cy="855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07EF35" id="Straight Connector 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26.55pt" to="454.45pt,2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65408" behindDoc="0" locked="0" layoutInCell="1" allowOverlap="1" wp14:anchorId="1382F474" wp14:editId="37D16566">
                <wp:simplePos x="0" y="0"/>
                <wp:positionH relativeFrom="column">
                  <wp:posOffset>-409074</wp:posOffset>
                </wp:positionH>
                <wp:positionV relativeFrom="paragraph">
                  <wp:posOffset>228600</wp:posOffset>
                </wp:positionV>
                <wp:extent cx="8347209" cy="254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8347209"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C3BD11" id="Straight Connector 8"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pt,18pt" to="625.05pt,1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" strokecolor="#a5a5a5 [3206]" strokeweight="1pt">
                <v:stroke joinstyle="miter"/>
              </v:line>
            </w:pict>
          </mc:Fallback>
        </mc:AlternateContent>
      </w:r>
      <w:r>
        <w:rPr>
          <w:sz w:val="28"/>
          <w:lang w:val="en-GB"/>
        </w:rPr>
        <w:t>A</w:t>
      </w:r>
      <w:r w:rsidR="00241CAF">
        <w:rPr>
          <w:sz w:val="28"/>
          <w:lang w:val="en-GB"/>
        </w:rPr>
        <w:t>pplication for Automated Collection of Test Files</w:t>
      </w:r>
      <w:r w:rsidR="00241CAF">
        <w:rPr>
          <w:sz w:val="28"/>
          <w:lang w:val="en-GB"/>
        </w:rPr>
        <w:br/>
        <w:t xml:space="preserve"> for CSS Class via HTTP and for Local Plagiarism Check</w:t>
      </w:r>
      <w:r w:rsidR="00D26CE0">
        <w:t xml:space="preserve">: </w:t>
      </w:r>
      <w:r w:rsidR="00BC3B37">
        <w:br/>
      </w:r>
      <w:r w:rsidR="00E378D8">
        <w:t>Test</w:t>
      </w:r>
      <w:r w:rsidR="007C1591">
        <w:t>rek</w:t>
      </w:r>
    </w:p>
    <w:p w14:paraId="5EC0BB65" w14:textId="7AD5BE8F" w:rsidR="00E734A8" w:rsidRDefault="00E734A8" w:rsidP="00276693">
      <w:pPr>
        <w:pStyle w:val="9TitlePageText"/>
        <w:rPr>
          <w:b/>
        </w:rPr>
      </w:pPr>
      <w:r>
        <w:rPr>
          <w:noProof/>
          <w:sz w:val="28"/>
          <w:lang w:val="en-GB" w:eastAsia="en-GB"/>
        </w:rPr>
        <mc:AlternateContent>
          <mc:Choice Requires="wps">
            <w:drawing>
              <wp:anchor distT="0" distB="0" distL="114300" distR="114300" simplePos="0" relativeHeight="251661312" behindDoc="0" locked="0" layoutInCell="1" allowOverlap="1" wp14:anchorId="4FF83D86" wp14:editId="772BBA0A">
                <wp:simplePos x="0" y="0"/>
                <wp:positionH relativeFrom="column">
                  <wp:posOffset>-2803358</wp:posOffset>
                </wp:positionH>
                <wp:positionV relativeFrom="paragraph">
                  <wp:posOffset>132081</wp:posOffset>
                </wp:positionV>
                <wp:extent cx="8684093" cy="3476"/>
                <wp:effectExtent l="0" t="0" r="28575" b="47625"/>
                <wp:wrapNone/>
                <wp:docPr id="5" name="Straight Connector 5"/>
                <wp:cNvGraphicFramePr/>
                <a:graphic xmlns:a="http://schemas.openxmlformats.org/drawingml/2006/main">
                  <a:graphicData uri="http://schemas.microsoft.com/office/word/2010/wordprocessingShape">
                    <wps:wsp>
                      <wps:cNvCnPr/>
                      <wps:spPr>
                        <a:xfrm flipV="1">
                          <a:off x="0" y="0"/>
                          <a:ext cx="8684093" cy="347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1D44C" id="Straight Connector 5" o:spid="_x0000_s1026" style="position:absolute;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5pt,10.4pt" to="463.05pt,10.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" strokecolor="#a5a5a5 [3206]" strokeweight="1pt">
                <v:stroke joinstyle="miter"/>
              </v:line>
            </w:pict>
          </mc:Fallback>
        </mc:AlternateContent>
      </w:r>
      <w:r>
        <w:rPr>
          <w:noProof/>
          <w:sz w:val="28"/>
          <w:lang w:val="en-GB" w:eastAsia="en-GB"/>
        </w:rPr>
        <mc:AlternateContent>
          <mc:Choice Requires="wps">
            <w:drawing>
              <wp:anchor distT="0" distB="0" distL="114300" distR="114300" simplePos="0" relativeHeight="251659264" behindDoc="0" locked="0" layoutInCell="1" allowOverlap="1" wp14:anchorId="5345ED59" wp14:editId="638D167B">
                <wp:simplePos x="0" y="0"/>
                <wp:positionH relativeFrom="column">
                  <wp:posOffset>-397043</wp:posOffset>
                </wp:positionH>
                <wp:positionV relativeFrom="paragraph">
                  <wp:posOffset>15240</wp:posOffset>
                </wp:positionV>
                <wp:extent cx="8563777" cy="254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8563777" cy="254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52A671"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5pt,1.2pt" to="643.05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" strokecolor="#a5a5a5 [3206]" strokeweight="1pt">
                <v:stroke joinstyle="miter"/>
              </v:line>
            </w:pict>
          </mc:Fallback>
        </mc:AlternateContent>
      </w:r>
    </w:p>
    <w:p w14:paraId="6011BCE1" w14:textId="580F51C4" w:rsidR="00276693" w:rsidRPr="00276693" w:rsidRDefault="000C0A80" w:rsidP="00276693">
      <w:pPr>
        <w:pStyle w:val="9TitlePageText"/>
      </w:pPr>
      <w:r w:rsidRPr="007D079E">
        <w:rPr>
          <w:b/>
        </w:rPr>
        <w:t>by</w:t>
      </w:r>
      <w:r>
        <w:br/>
      </w:r>
      <w:r w:rsidR="00EC1212">
        <w:rPr>
          <w:b/>
        </w:rPr>
        <w:t>Akshat</w:t>
      </w:r>
      <w:r w:rsidR="0067102C" w:rsidRPr="007D079E">
        <w:rPr>
          <w:b/>
        </w:rPr>
        <w:t xml:space="preserve"> </w:t>
      </w:r>
      <w:r w:rsidR="00EC1212">
        <w:rPr>
          <w:b/>
        </w:rPr>
        <w:t>Tandon</w:t>
      </w:r>
    </w:p>
    <w:p w14:paraId="7565686D" w14:textId="2C556007" w:rsidR="00EC1212" w:rsidRPr="00EC1212" w:rsidRDefault="00EC1212" w:rsidP="00EC1212">
      <w:pPr>
        <w:pStyle w:val="9TitlePageText"/>
      </w:pPr>
      <w:r>
        <w:t xml:space="preserve"> </w:t>
      </w:r>
      <w:r w:rsidR="000C0A80">
        <w:t>Submitted in Partial Fulfillment of the</w:t>
      </w:r>
      <w:r w:rsidR="000C0A80">
        <w:br/>
        <w:t>Requirements for the Degree of</w:t>
      </w:r>
      <w:r w:rsidR="000C0A80">
        <w:br/>
      </w:r>
      <w:r>
        <w:t>Bachelor</w:t>
      </w:r>
      <w:r w:rsidR="0067102C">
        <w:t xml:space="preserve"> of</w:t>
      </w:r>
      <w:r>
        <w:t xml:space="preserve"> Mechanical Engineering (Inform</w:t>
      </w:r>
      <w:r w:rsidR="00046BD7">
        <w:t>ation and Automaton Technology</w:t>
      </w:r>
      <w:r>
        <w:t>)</w:t>
      </w:r>
    </w:p>
    <w:p w14:paraId="1B8131A7" w14:textId="77762F58" w:rsidR="00806B5F" w:rsidRPr="00806B5F" w:rsidRDefault="005166E7" w:rsidP="00806B5F">
      <w:pPr>
        <w:pStyle w:val="9TitlePageText"/>
      </w:pPr>
      <w:r>
        <w:t>i</w:t>
      </w:r>
      <w:r w:rsidR="000C0A80">
        <w:t>n the</w:t>
      </w:r>
      <w:r w:rsidR="000C0A80">
        <w:br/>
      </w:r>
      <w:r w:rsidR="00EC1212">
        <w:t>Czech Technical University</w:t>
      </w:r>
      <w:r>
        <w:br/>
      </w:r>
      <w:r w:rsidR="00EC1212">
        <w:t>Faculty of Mechanical Engineering</w:t>
      </w:r>
    </w:p>
    <w:p w14:paraId="7941ACD0" w14:textId="1EC7F106" w:rsidR="00E378D8" w:rsidRDefault="00BF05CE" w:rsidP="00806B5F">
      <w:pPr>
        <w:pStyle w:val="9TitlePageText"/>
      </w:pPr>
      <w:r>
        <w:rPr>
          <w:rFonts w:cs="Arial"/>
          <w:noProof/>
          <w:lang w:val="en-GB" w:eastAsia="en-GB"/>
        </w:rPr>
        <w:drawing>
          <wp:inline distT="0" distB="0" distL="0" distR="0" wp14:anchorId="1C58F180" wp14:editId="5B565FBB">
            <wp:extent cx="2493846" cy="10762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3-web-cz.gif"/>
                    <pic:cNvPicPr/>
                  </pic:nvPicPr>
                  <pic:blipFill>
                    <a:blip r:embed="rId8">
                      <a:extLst>
                        <a:ext uri="{28A0092B-C50C-407E-A947-70E740481C1C}">
                          <a14:useLocalDpi xmlns:a14="http://schemas.microsoft.com/office/drawing/2010/main" val="0"/>
                        </a:ext>
                      </a:extLst>
                    </a:blip>
                    <a:stretch>
                      <a:fillRect/>
                    </a:stretch>
                  </pic:blipFill>
                  <pic:spPr>
                    <a:xfrm>
                      <a:off x="0" y="0"/>
                      <a:ext cx="2606860" cy="1125066"/>
                    </a:xfrm>
                    <a:prstGeom prst="rect">
                      <a:avLst/>
                    </a:prstGeom>
                  </pic:spPr>
                </pic:pic>
              </a:graphicData>
            </a:graphic>
          </wp:inline>
        </w:drawing>
      </w:r>
    </w:p>
    <w:p w14:paraId="0C033DB4" w14:textId="77777777" w:rsidR="00806B5F" w:rsidRPr="00806B5F" w:rsidRDefault="00806B5F" w:rsidP="00806B5F">
      <w:pPr>
        <w:pStyle w:val="1Para"/>
        <w:rPr>
          <w:lang w:val="en-US"/>
        </w:rPr>
      </w:pPr>
    </w:p>
    <w:p w14:paraId="484424B9" w14:textId="678F9F12" w:rsidR="00E378D8" w:rsidRPr="00E378D8" w:rsidRDefault="000C0A80" w:rsidP="00E378D8">
      <w:pPr>
        <w:pStyle w:val="9TitlePageText"/>
      </w:pPr>
      <w:r>
        <w:rPr>
          <w:rFonts w:cs="Arial"/>
        </w:rPr>
        <w:t>©</w:t>
      </w:r>
      <w:r>
        <w:t xml:space="preserve"> </w:t>
      </w:r>
      <w:r w:rsidR="0067102C">
        <w:t>[</w:t>
      </w:r>
      <w:r w:rsidR="00EC1212">
        <w:t>Akshat</w:t>
      </w:r>
      <w:r w:rsidR="0067102C">
        <w:t xml:space="preserve"> </w:t>
      </w:r>
      <w:r w:rsidR="00EC1212">
        <w:t>Tandon</w:t>
      </w:r>
      <w:r w:rsidR="0067102C">
        <w:t>]</w:t>
      </w:r>
      <w:r>
        <w:br/>
      </w:r>
      <w:r w:rsidR="00EC1212">
        <w:t>Czech Technical University</w:t>
      </w:r>
      <w:r>
        <w:br/>
      </w:r>
      <w:r w:rsidR="00EC1212">
        <w:t>Summer</w:t>
      </w:r>
      <w:r w:rsidR="00D26CE0">
        <w:t xml:space="preserve"> </w:t>
      </w:r>
      <w:r w:rsidR="00EC1212">
        <w:t>2017</w:t>
      </w: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6996F82" w14:textId="77777777" w:rsidR="000C0A80" w:rsidRDefault="000C0A80" w:rsidP="00E10BCA">
      <w:pPr>
        <w:pStyle w:val="Heading1Preliminary"/>
      </w:pPr>
      <w:bookmarkStart w:id="1" w:name="_Toc483818976"/>
      <w:r>
        <w:lastRenderedPageBreak/>
        <w:t>Approval</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28"/>
        <w:gridCol w:w="866"/>
        <w:gridCol w:w="4306"/>
      </w:tblGrid>
      <w:tr w:rsidR="00001706" w:rsidRPr="00D2731A" w14:paraId="1453F367" w14:textId="77777777" w:rsidTr="00FF375C">
        <w:tc>
          <w:tcPr>
            <w:tcW w:w="3196" w:type="dxa"/>
          </w:tcPr>
          <w:p w14:paraId="75E63497" w14:textId="24C4A23B" w:rsidR="00001706" w:rsidRPr="00D2731A" w:rsidRDefault="00001706" w:rsidP="00D2731A">
            <w:pPr>
              <w:pStyle w:val="1ParaNoSpace"/>
              <w:rPr>
                <w:b/>
              </w:rPr>
            </w:pPr>
            <w:r w:rsidRPr="00D2731A">
              <w:rPr>
                <w:b/>
              </w:rPr>
              <w:t>Name:</w:t>
            </w:r>
          </w:p>
        </w:tc>
        <w:tc>
          <w:tcPr>
            <w:tcW w:w="5444" w:type="dxa"/>
            <w:gridSpan w:val="2"/>
          </w:tcPr>
          <w:p w14:paraId="1B7C8DAD" w14:textId="658F86FF" w:rsidR="00001706" w:rsidRPr="00D2731A" w:rsidRDefault="0067102C" w:rsidP="00D2731A">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001706" w:rsidRPr="00D2731A" w14:paraId="3CBF58DC" w14:textId="77777777" w:rsidTr="00FF375C">
        <w:tc>
          <w:tcPr>
            <w:tcW w:w="3196" w:type="dxa"/>
          </w:tcPr>
          <w:p w14:paraId="73AD69D1" w14:textId="269082A8" w:rsidR="00001706" w:rsidRPr="00D2731A" w:rsidRDefault="00001706" w:rsidP="00D2731A">
            <w:pPr>
              <w:pStyle w:val="1ParaNoSpace"/>
              <w:rPr>
                <w:b/>
              </w:rPr>
            </w:pPr>
            <w:r w:rsidRPr="00D2731A">
              <w:rPr>
                <w:b/>
              </w:rPr>
              <w:t>Degree:</w:t>
            </w:r>
          </w:p>
        </w:tc>
        <w:tc>
          <w:tcPr>
            <w:tcW w:w="5444" w:type="dxa"/>
            <w:gridSpan w:val="2"/>
          </w:tcPr>
          <w:p w14:paraId="5EC167FE" w14:textId="5AE44E85" w:rsidR="00001706" w:rsidRPr="00D2731A" w:rsidRDefault="000F70F6" w:rsidP="00D2731A">
            <w:pPr>
              <w:pStyle w:val="1ParaNoSpace"/>
              <w:rPr>
                <w:b/>
              </w:rPr>
            </w:pPr>
            <w:r w:rsidRPr="000F70F6">
              <w:rPr>
                <w:b/>
              </w:rPr>
              <w:t>Bachelor of Mechanical Engineering (Information and Automaton Technology)</w:t>
            </w:r>
          </w:p>
        </w:tc>
      </w:tr>
      <w:tr w:rsidR="00001706" w:rsidRPr="00D2731A" w14:paraId="2837374F" w14:textId="77777777" w:rsidTr="00FF375C">
        <w:tc>
          <w:tcPr>
            <w:tcW w:w="3196" w:type="dxa"/>
          </w:tcPr>
          <w:p w14:paraId="13C0C4BE" w14:textId="10F13CFA" w:rsidR="00001706" w:rsidRPr="00D2731A" w:rsidRDefault="00001706" w:rsidP="00D2731A">
            <w:pPr>
              <w:pStyle w:val="1ParaNoSpace"/>
              <w:rPr>
                <w:b/>
              </w:rPr>
            </w:pPr>
            <w:r w:rsidRPr="00D2731A">
              <w:rPr>
                <w:b/>
              </w:rPr>
              <w:t>Title:</w:t>
            </w:r>
          </w:p>
        </w:tc>
        <w:tc>
          <w:tcPr>
            <w:tcW w:w="5444" w:type="dxa"/>
            <w:gridSpan w:val="2"/>
          </w:tcPr>
          <w:p w14:paraId="5C7490D7" w14:textId="22A28073" w:rsidR="000F70F6" w:rsidRPr="000F70F6" w:rsidRDefault="000F70F6" w:rsidP="000F70F6">
            <w:pPr>
              <w:pStyle w:val="1ParaNoSpace"/>
              <w:rPr>
                <w:b/>
              </w:rPr>
            </w:pPr>
            <w:r w:rsidRPr="000F70F6">
              <w:rPr>
                <w:b/>
              </w:rPr>
              <w:t>Application for Automated Collection of Test Files</w:t>
            </w:r>
            <w:r>
              <w:rPr>
                <w:b/>
              </w:rPr>
              <w:t xml:space="preserve"> </w:t>
            </w:r>
            <w:r w:rsidRPr="000F70F6">
              <w:rPr>
                <w:b/>
              </w:rPr>
              <w:t xml:space="preserve">for CSS Class via HTTP and for Local Plagiarism Check: </w:t>
            </w:r>
            <w:r w:rsidR="00E378D8">
              <w:rPr>
                <w:b/>
              </w:rPr>
              <w:t>Testrek</w:t>
            </w:r>
          </w:p>
          <w:p w14:paraId="6548782D" w14:textId="7E1DF165" w:rsidR="00001706" w:rsidRPr="00D2731A" w:rsidRDefault="00001706" w:rsidP="00D2731A">
            <w:pPr>
              <w:pStyle w:val="1ParaNoSpace"/>
              <w:rPr>
                <w:b/>
              </w:rPr>
            </w:pPr>
          </w:p>
        </w:tc>
      </w:tr>
      <w:tr w:rsidR="00001706" w14:paraId="6DC86FCC" w14:textId="77777777" w:rsidTr="00FF375C">
        <w:tc>
          <w:tcPr>
            <w:tcW w:w="3196" w:type="dxa"/>
          </w:tcPr>
          <w:p w14:paraId="695186D2" w14:textId="11BD0369" w:rsidR="00001706" w:rsidRPr="00C16759" w:rsidRDefault="00001706" w:rsidP="0082303B">
            <w:pPr>
              <w:pStyle w:val="1ParaNoSpace"/>
              <w:rPr>
                <w:b/>
              </w:rPr>
            </w:pPr>
            <w:r w:rsidRPr="00C16759">
              <w:rPr>
                <w:b/>
              </w:rPr>
              <w:t>Examining Committee:</w:t>
            </w:r>
          </w:p>
        </w:tc>
        <w:tc>
          <w:tcPr>
            <w:tcW w:w="866" w:type="dxa"/>
          </w:tcPr>
          <w:p w14:paraId="37CC273A" w14:textId="790B68ED" w:rsidR="00001706" w:rsidRPr="00C16759" w:rsidRDefault="00001706" w:rsidP="0082303B">
            <w:pPr>
              <w:pStyle w:val="1ParaNoSpace"/>
              <w:rPr>
                <w:b/>
              </w:rPr>
            </w:pPr>
            <w:r w:rsidRPr="00C16759">
              <w:rPr>
                <w:b/>
              </w:rPr>
              <w:t>Chair</w:t>
            </w:r>
            <w:r w:rsidR="004B13A1" w:rsidRPr="00C16759">
              <w:rPr>
                <w:b/>
              </w:rPr>
              <w:t>:</w:t>
            </w:r>
          </w:p>
        </w:tc>
        <w:tc>
          <w:tcPr>
            <w:tcW w:w="4578" w:type="dxa"/>
          </w:tcPr>
          <w:p w14:paraId="77AE1E2C" w14:textId="1687E8E0" w:rsidR="00001706" w:rsidRDefault="0067102C"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t>[Academic Role]</w:t>
            </w:r>
          </w:p>
        </w:tc>
      </w:tr>
      <w:tr w:rsidR="00001706" w14:paraId="75E22B55" w14:textId="77777777" w:rsidTr="00FF375C">
        <w:tc>
          <w:tcPr>
            <w:tcW w:w="3196" w:type="dxa"/>
          </w:tcPr>
          <w:p w14:paraId="42B9D748" w14:textId="77777777" w:rsidR="00001706" w:rsidRPr="00C16759" w:rsidRDefault="00001706" w:rsidP="0082303B">
            <w:pPr>
              <w:pStyle w:val="1ParaNoSpace"/>
              <w:rPr>
                <w:b/>
              </w:rPr>
            </w:pPr>
          </w:p>
        </w:tc>
        <w:tc>
          <w:tcPr>
            <w:tcW w:w="5444" w:type="dxa"/>
            <w:gridSpan w:val="2"/>
          </w:tcPr>
          <w:p w14:paraId="6E84C0B7" w14:textId="04E58523"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Supervisor</w:t>
            </w:r>
            <w:r w:rsidR="00001706">
              <w:br/>
            </w:r>
            <w:r>
              <w:t>[Academic Role]</w:t>
            </w:r>
          </w:p>
        </w:tc>
      </w:tr>
      <w:tr w:rsidR="00001706" w14:paraId="2DC9761A" w14:textId="77777777" w:rsidTr="00E378D8">
        <w:trPr>
          <w:trHeight w:val="1186"/>
        </w:trPr>
        <w:tc>
          <w:tcPr>
            <w:tcW w:w="3196" w:type="dxa"/>
          </w:tcPr>
          <w:p w14:paraId="2D98D37C" w14:textId="77777777" w:rsidR="00001706" w:rsidRPr="00C16759" w:rsidRDefault="00001706" w:rsidP="0082303B">
            <w:pPr>
              <w:pStyle w:val="1ParaNoSpace"/>
              <w:rPr>
                <w:b/>
              </w:rPr>
            </w:pPr>
          </w:p>
        </w:tc>
        <w:tc>
          <w:tcPr>
            <w:tcW w:w="5444" w:type="dxa"/>
            <w:gridSpan w:val="2"/>
          </w:tcPr>
          <w:p w14:paraId="5AF6167C" w14:textId="59A19F84"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r>
            <w:r w:rsidR="002A6BD2">
              <w:t xml:space="preserve">Internal </w:t>
            </w:r>
            <w:r w:rsidR="00001706">
              <w:t>Examiner</w:t>
            </w:r>
            <w:r w:rsidR="00001706">
              <w:br/>
            </w:r>
            <w:r>
              <w:t>[Academic Role</w:t>
            </w:r>
            <w:r w:rsidR="00C16759">
              <w:t>]</w:t>
            </w:r>
            <w:r w:rsidR="00C16759">
              <w:br/>
              <w:t>[Department – if different from the home department]</w:t>
            </w:r>
          </w:p>
        </w:tc>
      </w:tr>
      <w:tr w:rsidR="00001706" w14:paraId="344659E8" w14:textId="77777777" w:rsidTr="00FF375C">
        <w:tc>
          <w:tcPr>
            <w:tcW w:w="3196" w:type="dxa"/>
          </w:tcPr>
          <w:p w14:paraId="4200F19E" w14:textId="77777777" w:rsidR="00001706" w:rsidRPr="00C16759" w:rsidRDefault="00001706" w:rsidP="0082303B">
            <w:pPr>
              <w:pStyle w:val="1ParaNoSpace"/>
              <w:rPr>
                <w:b/>
              </w:rPr>
            </w:pPr>
          </w:p>
        </w:tc>
        <w:tc>
          <w:tcPr>
            <w:tcW w:w="5444" w:type="dxa"/>
            <w:gridSpan w:val="2"/>
          </w:tcPr>
          <w:p w14:paraId="394201A8" w14:textId="66E2DC0B" w:rsidR="00001706" w:rsidRDefault="0041332F" w:rsidP="0082303B">
            <w:pPr>
              <w:pStyle w:val="1ParaNoSpace"/>
            </w:pPr>
            <w:r w:rsidRPr="00C16759">
              <w:rPr>
                <w:b/>
              </w:rPr>
              <w:t>[</w:t>
            </w:r>
            <w:proofErr w:type="spellStart"/>
            <w:r w:rsidRPr="00C16759">
              <w:rPr>
                <w:b/>
              </w:rPr>
              <w:t>Firstname</w:t>
            </w:r>
            <w:proofErr w:type="spellEnd"/>
            <w:r w:rsidRPr="00C16759">
              <w:rPr>
                <w:b/>
              </w:rPr>
              <w:t xml:space="preserve"> </w:t>
            </w:r>
            <w:proofErr w:type="spellStart"/>
            <w:r w:rsidRPr="00C16759">
              <w:rPr>
                <w:b/>
              </w:rPr>
              <w:t>Lastname</w:t>
            </w:r>
            <w:proofErr w:type="spellEnd"/>
            <w:r w:rsidRPr="00C16759">
              <w:rPr>
                <w:b/>
              </w:rPr>
              <w:t>]</w:t>
            </w:r>
            <w:r w:rsidR="00001706">
              <w:br/>
              <w:t>External Examiner</w:t>
            </w:r>
            <w:r w:rsidR="00001706">
              <w:br/>
            </w:r>
            <w:r>
              <w:t>[Academic Role</w:t>
            </w:r>
            <w:r w:rsidR="00C16759">
              <w:t xml:space="preserve"> or Professional Role</w:t>
            </w:r>
            <w:r>
              <w:t>]</w:t>
            </w:r>
            <w:r w:rsidR="00C16759">
              <w:br/>
              <w:t>[Department]</w:t>
            </w:r>
            <w:r w:rsidR="00C16759">
              <w:br/>
              <w:t>[Institution or Employer]</w:t>
            </w:r>
          </w:p>
        </w:tc>
      </w:tr>
      <w:tr w:rsidR="002A6BD2" w14:paraId="3AD31F27" w14:textId="77777777" w:rsidTr="00FF375C">
        <w:tc>
          <w:tcPr>
            <w:tcW w:w="3196" w:type="dxa"/>
          </w:tcPr>
          <w:p w14:paraId="32F15645" w14:textId="77777777" w:rsidR="002A6BD2" w:rsidRPr="00C16759" w:rsidRDefault="002A6BD2" w:rsidP="0082303B">
            <w:pPr>
              <w:pStyle w:val="1ParaNoSpace"/>
              <w:rPr>
                <w:b/>
              </w:rPr>
            </w:pPr>
          </w:p>
        </w:tc>
        <w:tc>
          <w:tcPr>
            <w:tcW w:w="5444" w:type="dxa"/>
            <w:gridSpan w:val="2"/>
          </w:tcPr>
          <w:p w14:paraId="6F877652" w14:textId="77777777" w:rsidR="002A6BD2" w:rsidRPr="004B13A1" w:rsidRDefault="002A6BD2" w:rsidP="0082303B">
            <w:pPr>
              <w:pStyle w:val="1ParaNoSpace"/>
            </w:pPr>
          </w:p>
        </w:tc>
      </w:tr>
      <w:tr w:rsidR="002A6BD2" w14:paraId="38588390" w14:textId="77777777" w:rsidTr="00FF375C">
        <w:tc>
          <w:tcPr>
            <w:tcW w:w="3196" w:type="dxa"/>
          </w:tcPr>
          <w:p w14:paraId="3AFEE587" w14:textId="1C6E5167" w:rsidR="002A6BD2" w:rsidRPr="00C16759" w:rsidRDefault="002A6BD2" w:rsidP="0082303B">
            <w:pPr>
              <w:pStyle w:val="1ParaNoSpace"/>
              <w:rPr>
                <w:b/>
              </w:rPr>
            </w:pPr>
            <w:r w:rsidRPr="00C16759">
              <w:rPr>
                <w:b/>
              </w:rPr>
              <w:t>Date Defended/Approved:</w:t>
            </w:r>
          </w:p>
        </w:tc>
        <w:tc>
          <w:tcPr>
            <w:tcW w:w="5444" w:type="dxa"/>
            <w:gridSpan w:val="2"/>
          </w:tcPr>
          <w:p w14:paraId="12D2EC65" w14:textId="0C1C51DD" w:rsidR="002A6BD2" w:rsidRPr="004B13A1" w:rsidRDefault="0041332F" w:rsidP="0082303B">
            <w:pPr>
              <w:pStyle w:val="1ParaNoSpace"/>
            </w:pPr>
            <w:r>
              <w:t>[Month Day, YEAR]</w:t>
            </w:r>
          </w:p>
          <w:p w14:paraId="5FB831BA" w14:textId="77777777" w:rsidR="002A6BD2" w:rsidRPr="004B13A1" w:rsidRDefault="002A6BD2" w:rsidP="0082303B">
            <w:pPr>
              <w:pStyle w:val="1ParaNoSpace"/>
            </w:pPr>
          </w:p>
        </w:tc>
      </w:tr>
    </w:tbl>
    <w:p w14:paraId="737AF15A" w14:textId="4E89F67E" w:rsidR="008E242A" w:rsidRDefault="008E242A" w:rsidP="00E10BCA">
      <w:pPr>
        <w:pStyle w:val="Heading1Preliminary"/>
      </w:pPr>
      <w:bookmarkStart w:id="2" w:name="_Toc483818977"/>
      <w:r>
        <w:lastRenderedPageBreak/>
        <w:t>Ethics Statement</w:t>
      </w:r>
      <w:bookmarkEnd w:id="2"/>
    </w:p>
    <w:p w14:paraId="0C7266A5" w14:textId="418DC663" w:rsidR="00FF375C" w:rsidRPr="00FF375C" w:rsidRDefault="00FF375C" w:rsidP="00FF375C">
      <w:pPr>
        <w:pStyle w:val="1Para"/>
        <w:ind w:firstLine="0"/>
      </w:pPr>
      <w:r>
        <w:t>The author, whose name appears on the title page of this work, has conducted the research as a co-investigator, collaborator, or research assistant in a project approved in advance.</w:t>
      </w:r>
    </w:p>
    <w:p w14:paraId="27BA7813" w14:textId="77777777" w:rsidR="000C0A80" w:rsidRDefault="00751639" w:rsidP="00E10BCA">
      <w:pPr>
        <w:pStyle w:val="Heading1Preliminary"/>
      </w:pPr>
      <w:bookmarkStart w:id="3" w:name="_Toc483818978"/>
      <w:r>
        <w:lastRenderedPageBreak/>
        <w:t>Abstract</w:t>
      </w:r>
      <w:bookmarkEnd w:id="3"/>
    </w:p>
    <w:p w14:paraId="29546B44" w14:textId="56B5EB22" w:rsidR="00486A07" w:rsidRDefault="00D26CE0" w:rsidP="00486A07">
      <w:pPr>
        <w:pStyle w:val="1ParaFlushLeft"/>
      </w:pPr>
      <w:r>
        <w:t xml:space="preserve">Abstract paragraphs should be </w:t>
      </w:r>
      <w:proofErr w:type="spellStart"/>
      <w:r>
        <w:t>unindented</w:t>
      </w:r>
      <w:proofErr w:type="spellEnd"/>
      <w:r>
        <w:t xml:space="preserve">: use the style </w:t>
      </w:r>
      <w:r w:rsidRPr="00D26CE0">
        <w:rPr>
          <w:b/>
        </w:rPr>
        <w:t>1_Para_FlushLeft.</w:t>
      </w:r>
      <w:r w:rsidR="003B24B8">
        <w:t xml:space="preserve"> Master’s abstracts are limited to 150 words; the limit is 350 words for doctoral abstracts</w:t>
      </w:r>
      <w:r w:rsidR="0041332F">
        <w:t>.</w:t>
      </w:r>
      <w:r w:rsidR="00C16759">
        <w:t xml:space="preserve"> Abstract text must fit on a single page. Keywords may appear alone on a second page.</w:t>
      </w:r>
    </w:p>
    <w:p w14:paraId="41FFC025" w14:textId="08F9A251" w:rsidR="00D26CE0" w:rsidRPr="00D26CE0" w:rsidRDefault="00F01811" w:rsidP="00F01811">
      <w:pPr>
        <w:pStyle w:val="1ParaFlushLeft"/>
      </w:pPr>
      <w:r>
        <w:t>You may include up to six keywords or phrases. Keywords should be separated with semicolons.</w:t>
      </w:r>
      <w:r w:rsidR="004E0E0C">
        <w:t xml:space="preserve"> </w:t>
      </w:r>
    </w:p>
    <w:p w14:paraId="0E2802A6" w14:textId="6DCC6678" w:rsidR="00200B9E" w:rsidRPr="00200B9E" w:rsidRDefault="00B36210" w:rsidP="0082303B">
      <w:pPr>
        <w:pStyle w:val="1ParaFlushLeft"/>
        <w:ind w:left="1440" w:hanging="1440"/>
      </w:pPr>
      <w:r w:rsidRPr="0082303B">
        <w:rPr>
          <w:b/>
        </w:rPr>
        <w:t>Keywords</w:t>
      </w:r>
      <w:r>
        <w:t>:</w:t>
      </w:r>
      <w:r w:rsidR="004E0E0C">
        <w:t xml:space="preserve"> </w:t>
      </w:r>
      <w:r w:rsidR="0082303B">
        <w:tab/>
      </w:r>
      <w:r w:rsidR="00F01811">
        <w:t>thesis template; Microsof</w:t>
      </w:r>
      <w:r w:rsidR="008B1FCF">
        <w:t xml:space="preserve">t Word; keywords; 1” </w:t>
      </w:r>
      <w:r w:rsidR="00F01811">
        <w:t>hanging indent; instructions</w:t>
      </w:r>
    </w:p>
    <w:p w14:paraId="279134F9" w14:textId="77777777" w:rsidR="00751639" w:rsidRPr="0082303B" w:rsidRDefault="00751639" w:rsidP="00E10BCA">
      <w:pPr>
        <w:pStyle w:val="Heading1Preliminary"/>
        <w:rPr>
          <w:color w:val="auto"/>
        </w:rPr>
      </w:pPr>
      <w:bookmarkStart w:id="4" w:name="_Toc483818979"/>
      <w:r w:rsidRPr="0082303B">
        <w:rPr>
          <w:color w:val="auto"/>
        </w:rPr>
        <w:lastRenderedPageBreak/>
        <w:t>Dedication</w:t>
      </w:r>
      <w:bookmarkEnd w:id="4"/>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5" w:name="_Toc483818980"/>
      <w:r>
        <w:lastRenderedPageBreak/>
        <w:t>Acknowledgements</w:t>
      </w:r>
      <w:bookmarkEnd w:id="5"/>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6" w:name="_Toc483818981"/>
      <w:r>
        <w:lastRenderedPageBreak/>
        <w:t>Table of Contents</w:t>
      </w:r>
      <w:bookmarkEnd w:id="6"/>
    </w:p>
    <w:p w14:paraId="1AC6EA0F" w14:textId="77777777" w:rsidR="00494FED" w:rsidRDefault="00E92C0F">
      <w:pPr>
        <w:pStyle w:val="TOC2"/>
        <w:rPr>
          <w:ins w:id="7" w:author="Tandon, Akshat" w:date="2017-05-29T11:00:00Z"/>
          <w:rFonts w:asciiTheme="minorHAnsi" w:eastAsiaTheme="minorEastAsia" w:hAnsiTheme="minorHAnsi"/>
          <w:bCs w:val="0"/>
          <w:noProof/>
          <w:sz w:val="24"/>
          <w:szCs w:val="24"/>
          <w:lang w:val="en-GB" w:eastAsia="en-GB"/>
        </w:rPr>
      </w:pPr>
      <w:r>
        <w:rPr>
          <w:rFonts w:asciiTheme="minorHAnsi" w:hAnsiTheme="minorHAnsi"/>
          <w:bCs w:val="0"/>
          <w:sz w:val="20"/>
        </w:rPr>
        <w:fldChar w:fldCharType="begin"/>
      </w:r>
      <w:r>
        <w:rPr>
          <w:rFonts w:asciiTheme="minorHAnsi" w:hAnsiTheme="minorHAnsi"/>
          <w:bCs w:val="0"/>
          <w:sz w:val="20"/>
        </w:rPr>
        <w:instrText xml:space="preserve"> TOC \o "1-4" \h \z \u </w:instrText>
      </w:r>
      <w:r>
        <w:rPr>
          <w:rFonts w:asciiTheme="minorHAnsi" w:hAnsiTheme="minorHAnsi"/>
          <w:bCs w:val="0"/>
          <w:sz w:val="20"/>
        </w:rPr>
        <w:fldChar w:fldCharType="separate"/>
      </w:r>
      <w:ins w:id="8" w:author="Tandon, Akshat" w:date="2017-05-29T11:00:00Z">
        <w:r w:rsidR="00494FED" w:rsidRPr="00840679">
          <w:rPr>
            <w:rStyle w:val="Hyperlink"/>
            <w:noProof/>
          </w:rPr>
          <w:fldChar w:fldCharType="begin"/>
        </w:r>
        <w:r w:rsidR="00494FED" w:rsidRPr="00840679">
          <w:rPr>
            <w:rStyle w:val="Hyperlink"/>
            <w:noProof/>
          </w:rPr>
          <w:instrText xml:space="preserve"> </w:instrText>
        </w:r>
        <w:r w:rsidR="00494FED">
          <w:rPr>
            <w:noProof/>
          </w:rPr>
          <w:instrText>HYPERLINK \l "_Toc483818976"</w:instrText>
        </w:r>
        <w:r w:rsidR="00494FED" w:rsidRPr="00840679">
          <w:rPr>
            <w:rStyle w:val="Hyperlink"/>
            <w:noProof/>
          </w:rPr>
          <w:instrText xml:space="preserve"> </w:instrText>
        </w:r>
        <w:r w:rsidR="00494FED" w:rsidRPr="00840679">
          <w:rPr>
            <w:rStyle w:val="Hyperlink"/>
            <w:noProof/>
          </w:rPr>
          <w:fldChar w:fldCharType="separate"/>
        </w:r>
        <w:r w:rsidR="00494FED" w:rsidRPr="00840679">
          <w:rPr>
            <w:rStyle w:val="Hyperlink"/>
            <w:noProof/>
          </w:rPr>
          <w:t>Approval</w:t>
        </w:r>
        <w:r w:rsidR="00494FED">
          <w:rPr>
            <w:noProof/>
            <w:webHidden/>
          </w:rPr>
          <w:tab/>
        </w:r>
        <w:r w:rsidR="00494FED">
          <w:rPr>
            <w:noProof/>
            <w:webHidden/>
          </w:rPr>
          <w:fldChar w:fldCharType="begin"/>
        </w:r>
        <w:r w:rsidR="00494FED">
          <w:rPr>
            <w:noProof/>
            <w:webHidden/>
          </w:rPr>
          <w:instrText xml:space="preserve"> PAGEREF _Toc483818976 \h </w:instrText>
        </w:r>
      </w:ins>
      <w:r w:rsidR="00494FED">
        <w:rPr>
          <w:noProof/>
          <w:webHidden/>
        </w:rPr>
      </w:r>
      <w:r w:rsidR="00494FED">
        <w:rPr>
          <w:noProof/>
          <w:webHidden/>
        </w:rPr>
        <w:fldChar w:fldCharType="separate"/>
      </w:r>
      <w:ins w:id="9" w:author="Tandon, Akshat" w:date="2017-05-29T11:00:00Z">
        <w:r w:rsidR="00494FED">
          <w:rPr>
            <w:noProof/>
            <w:webHidden/>
          </w:rPr>
          <w:t>ii</w:t>
        </w:r>
        <w:r w:rsidR="00494FED">
          <w:rPr>
            <w:noProof/>
            <w:webHidden/>
          </w:rPr>
          <w:fldChar w:fldCharType="end"/>
        </w:r>
        <w:r w:rsidR="00494FED" w:rsidRPr="00840679">
          <w:rPr>
            <w:rStyle w:val="Hyperlink"/>
            <w:noProof/>
          </w:rPr>
          <w:fldChar w:fldCharType="end"/>
        </w:r>
      </w:ins>
    </w:p>
    <w:p w14:paraId="5C0DF48D" w14:textId="77777777" w:rsidR="00494FED" w:rsidRDefault="00494FED">
      <w:pPr>
        <w:pStyle w:val="TOC2"/>
        <w:rPr>
          <w:ins w:id="10" w:author="Tandon, Akshat" w:date="2017-05-29T11:00:00Z"/>
          <w:rFonts w:asciiTheme="minorHAnsi" w:eastAsiaTheme="minorEastAsia" w:hAnsiTheme="minorHAnsi"/>
          <w:bCs w:val="0"/>
          <w:noProof/>
          <w:sz w:val="24"/>
          <w:szCs w:val="24"/>
          <w:lang w:val="en-GB" w:eastAsia="en-GB"/>
        </w:rPr>
      </w:pPr>
      <w:ins w:id="1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"_Toc483818977"</w:instrText>
        </w:r>
        <w:r w:rsidRPr="00840679">
          <w:rPr>
            <w:rStyle w:val="Hyperlink"/>
            <w:noProof/>
          </w:rPr>
          <w:instrText xml:space="preserve"> </w:instrText>
        </w:r>
        <w:r w:rsidRPr="00840679">
          <w:rPr>
            <w:rStyle w:val="Hyperlink"/>
            <w:noProof/>
          </w:rPr>
          <w:fldChar w:fldCharType="separate"/>
        </w:r>
        <w:r w:rsidRPr="00840679">
          <w:rPr>
            <w:rStyle w:val="Hyperlink"/>
            <w:noProof/>
          </w:rPr>
          <w:t>Ethics Statement</w:t>
        </w:r>
        <w:r>
          <w:rPr>
            <w:noProof/>
            <w:webHidden/>
          </w:rPr>
          <w:tab/>
        </w:r>
        <w:r>
          <w:rPr>
            <w:noProof/>
            <w:webHidden/>
          </w:rPr>
          <w:fldChar w:fldCharType="begin"/>
        </w:r>
        <w:r>
          <w:rPr>
            <w:noProof/>
            <w:webHidden/>
          </w:rPr>
          <w:instrText xml:space="preserve"> PAGEREF _Toc483818977 \h </w:instrText>
        </w:r>
      </w:ins>
      <w:r>
        <w:rPr>
          <w:noProof/>
          <w:webHidden/>
        </w:rPr>
      </w:r>
      <w:r>
        <w:rPr>
          <w:noProof/>
          <w:webHidden/>
        </w:rPr>
        <w:fldChar w:fldCharType="separate"/>
      </w:r>
      <w:ins w:id="12" w:author="Tandon, Akshat" w:date="2017-05-29T11:00:00Z">
        <w:r>
          <w:rPr>
            <w:noProof/>
            <w:webHidden/>
          </w:rPr>
          <w:t>iii</w:t>
        </w:r>
        <w:r>
          <w:rPr>
            <w:noProof/>
            <w:webHidden/>
          </w:rPr>
          <w:fldChar w:fldCharType="end"/>
        </w:r>
        <w:r w:rsidRPr="00840679">
          <w:rPr>
            <w:rStyle w:val="Hyperlink"/>
            <w:noProof/>
          </w:rPr>
          <w:fldChar w:fldCharType="end"/>
        </w:r>
      </w:ins>
    </w:p>
    <w:p w14:paraId="1E6B9A6B" w14:textId="77777777" w:rsidR="00494FED" w:rsidRDefault="00494FED">
      <w:pPr>
        <w:pStyle w:val="TOC2"/>
        <w:rPr>
          <w:ins w:id="13" w:author="Tandon, Akshat" w:date="2017-05-29T11:00:00Z"/>
          <w:rFonts w:asciiTheme="minorHAnsi" w:eastAsiaTheme="minorEastAsia" w:hAnsiTheme="minorHAnsi"/>
          <w:bCs w:val="0"/>
          <w:noProof/>
          <w:sz w:val="24"/>
          <w:szCs w:val="24"/>
          <w:lang w:val="en-GB" w:eastAsia="en-GB"/>
        </w:rPr>
      </w:pPr>
      <w:ins w:id="1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"_Toc483818978"</w:instrText>
        </w:r>
        <w:r w:rsidRPr="00840679">
          <w:rPr>
            <w:rStyle w:val="Hyperlink"/>
            <w:noProof/>
          </w:rPr>
          <w:instrText xml:space="preserve"> </w:instrText>
        </w:r>
        <w:r w:rsidRPr="00840679">
          <w:rPr>
            <w:rStyle w:val="Hyperlink"/>
            <w:noProof/>
          </w:rPr>
          <w:fldChar w:fldCharType="separate"/>
        </w:r>
        <w:r w:rsidRPr="00840679">
          <w:rPr>
            <w:rStyle w:val="Hyperlink"/>
            <w:noProof/>
          </w:rPr>
          <w:t>Abstract</w:t>
        </w:r>
        <w:r>
          <w:rPr>
            <w:noProof/>
            <w:webHidden/>
          </w:rPr>
          <w:tab/>
        </w:r>
        <w:r>
          <w:rPr>
            <w:noProof/>
            <w:webHidden/>
          </w:rPr>
          <w:fldChar w:fldCharType="begin"/>
        </w:r>
        <w:r>
          <w:rPr>
            <w:noProof/>
            <w:webHidden/>
          </w:rPr>
          <w:instrText xml:space="preserve"> PAGEREF _Toc483818978 \h </w:instrText>
        </w:r>
      </w:ins>
      <w:r>
        <w:rPr>
          <w:noProof/>
          <w:webHidden/>
        </w:rPr>
      </w:r>
      <w:r>
        <w:rPr>
          <w:noProof/>
          <w:webHidden/>
        </w:rPr>
        <w:fldChar w:fldCharType="separate"/>
      </w:r>
      <w:ins w:id="15" w:author="Tandon, Akshat" w:date="2017-05-29T11:00:00Z">
        <w:r>
          <w:rPr>
            <w:noProof/>
            <w:webHidden/>
          </w:rPr>
          <w:t>iv</w:t>
        </w:r>
        <w:r>
          <w:rPr>
            <w:noProof/>
            <w:webHidden/>
          </w:rPr>
          <w:fldChar w:fldCharType="end"/>
        </w:r>
        <w:r w:rsidRPr="00840679">
          <w:rPr>
            <w:rStyle w:val="Hyperlink"/>
            <w:noProof/>
          </w:rPr>
          <w:fldChar w:fldCharType="end"/>
        </w:r>
      </w:ins>
    </w:p>
    <w:p w14:paraId="210FC281" w14:textId="77777777" w:rsidR="00494FED" w:rsidRDefault="00494FED">
      <w:pPr>
        <w:pStyle w:val="TOC2"/>
        <w:rPr>
          <w:ins w:id="16" w:author="Tandon, Akshat" w:date="2017-05-29T11:00:00Z"/>
          <w:rFonts w:asciiTheme="minorHAnsi" w:eastAsiaTheme="minorEastAsia" w:hAnsiTheme="minorHAnsi"/>
          <w:bCs w:val="0"/>
          <w:noProof/>
          <w:sz w:val="24"/>
          <w:szCs w:val="24"/>
          <w:lang w:val="en-GB" w:eastAsia="en-GB"/>
        </w:rPr>
      </w:pPr>
      <w:ins w:id="1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"_Toc483818979"</w:instrText>
        </w:r>
        <w:r w:rsidRPr="00840679">
          <w:rPr>
            <w:rStyle w:val="Hyperlink"/>
            <w:noProof/>
          </w:rPr>
          <w:instrText xml:space="preserve"> </w:instrText>
        </w:r>
        <w:r w:rsidRPr="00840679">
          <w:rPr>
            <w:rStyle w:val="Hyperlink"/>
            <w:noProof/>
          </w:rPr>
          <w:fldChar w:fldCharType="separate"/>
        </w:r>
        <w:r w:rsidRPr="00840679">
          <w:rPr>
            <w:rStyle w:val="Hyperlink"/>
            <w:noProof/>
          </w:rPr>
          <w:t>Dedication</w:t>
        </w:r>
        <w:r>
          <w:rPr>
            <w:noProof/>
            <w:webHidden/>
          </w:rPr>
          <w:tab/>
        </w:r>
        <w:r>
          <w:rPr>
            <w:noProof/>
            <w:webHidden/>
          </w:rPr>
          <w:fldChar w:fldCharType="begin"/>
        </w:r>
        <w:r>
          <w:rPr>
            <w:noProof/>
            <w:webHidden/>
          </w:rPr>
          <w:instrText xml:space="preserve"> PAGEREF _Toc483818979 \h </w:instrText>
        </w:r>
      </w:ins>
      <w:r>
        <w:rPr>
          <w:noProof/>
          <w:webHidden/>
        </w:rPr>
      </w:r>
      <w:r>
        <w:rPr>
          <w:noProof/>
          <w:webHidden/>
        </w:rPr>
        <w:fldChar w:fldCharType="separate"/>
      </w:r>
      <w:ins w:id="18" w:author="Tandon, Akshat" w:date="2017-05-29T11:00:00Z">
        <w:r>
          <w:rPr>
            <w:noProof/>
            <w:webHidden/>
          </w:rPr>
          <w:t>v</w:t>
        </w:r>
        <w:r>
          <w:rPr>
            <w:noProof/>
            <w:webHidden/>
          </w:rPr>
          <w:fldChar w:fldCharType="end"/>
        </w:r>
        <w:r w:rsidRPr="00840679">
          <w:rPr>
            <w:rStyle w:val="Hyperlink"/>
            <w:noProof/>
          </w:rPr>
          <w:fldChar w:fldCharType="end"/>
        </w:r>
      </w:ins>
    </w:p>
    <w:p w14:paraId="74A59B36" w14:textId="77777777" w:rsidR="00494FED" w:rsidRDefault="00494FED">
      <w:pPr>
        <w:pStyle w:val="TOC2"/>
        <w:rPr>
          <w:ins w:id="19" w:author="Tandon, Akshat" w:date="2017-05-29T11:00:00Z"/>
          <w:rFonts w:asciiTheme="minorHAnsi" w:eastAsiaTheme="minorEastAsia" w:hAnsiTheme="minorHAnsi"/>
          <w:bCs w:val="0"/>
          <w:noProof/>
          <w:sz w:val="24"/>
          <w:szCs w:val="24"/>
          <w:lang w:val="en-GB" w:eastAsia="en-GB"/>
        </w:rPr>
      </w:pPr>
      <w:ins w:id="2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"_Toc483818980"</w:instrText>
        </w:r>
        <w:r w:rsidRPr="00840679">
          <w:rPr>
            <w:rStyle w:val="Hyperlink"/>
            <w:noProof/>
          </w:rPr>
          <w:instrText xml:space="preserve"> </w:instrText>
        </w:r>
        <w:r w:rsidRPr="00840679">
          <w:rPr>
            <w:rStyle w:val="Hyperlink"/>
            <w:noProof/>
          </w:rPr>
          <w:fldChar w:fldCharType="separate"/>
        </w:r>
        <w:r w:rsidRPr="00840679">
          <w:rPr>
            <w:rStyle w:val="Hyperlink"/>
            <w:noProof/>
          </w:rPr>
          <w:t>Acknowledgements</w:t>
        </w:r>
        <w:r>
          <w:rPr>
            <w:noProof/>
            <w:webHidden/>
          </w:rPr>
          <w:tab/>
        </w:r>
        <w:r>
          <w:rPr>
            <w:noProof/>
            <w:webHidden/>
          </w:rPr>
          <w:fldChar w:fldCharType="begin"/>
        </w:r>
        <w:r>
          <w:rPr>
            <w:noProof/>
            <w:webHidden/>
          </w:rPr>
          <w:instrText xml:space="preserve"> PAGEREF _Toc483818980 \h </w:instrText>
        </w:r>
      </w:ins>
      <w:r>
        <w:rPr>
          <w:noProof/>
          <w:webHidden/>
        </w:rPr>
      </w:r>
      <w:r>
        <w:rPr>
          <w:noProof/>
          <w:webHidden/>
        </w:rPr>
        <w:fldChar w:fldCharType="separate"/>
      </w:r>
      <w:ins w:id="21" w:author="Tandon, Akshat" w:date="2017-05-29T11:00:00Z">
        <w:r>
          <w:rPr>
            <w:noProof/>
            <w:webHidden/>
          </w:rPr>
          <w:t>vi</w:t>
        </w:r>
        <w:r>
          <w:rPr>
            <w:noProof/>
            <w:webHidden/>
          </w:rPr>
          <w:fldChar w:fldCharType="end"/>
        </w:r>
        <w:r w:rsidRPr="00840679">
          <w:rPr>
            <w:rStyle w:val="Hyperlink"/>
            <w:noProof/>
          </w:rPr>
          <w:fldChar w:fldCharType="end"/>
        </w:r>
      </w:ins>
    </w:p>
    <w:p w14:paraId="10406A58" w14:textId="77777777" w:rsidR="00494FED" w:rsidRDefault="00494FED">
      <w:pPr>
        <w:pStyle w:val="TOC2"/>
        <w:rPr>
          <w:ins w:id="22" w:author="Tandon, Akshat" w:date="2017-05-29T11:00:00Z"/>
          <w:rFonts w:asciiTheme="minorHAnsi" w:eastAsiaTheme="minorEastAsia" w:hAnsiTheme="minorHAnsi"/>
          <w:bCs w:val="0"/>
          <w:noProof/>
          <w:sz w:val="24"/>
          <w:szCs w:val="24"/>
          <w:lang w:val="en-GB" w:eastAsia="en-GB"/>
        </w:rPr>
      </w:pPr>
      <w:ins w:id="2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"_Toc483818981"</w:instrText>
        </w:r>
        <w:r w:rsidRPr="00840679">
          <w:rPr>
            <w:rStyle w:val="Hyperlink"/>
            <w:noProof/>
          </w:rPr>
          <w:instrText xml:space="preserve"> </w:instrText>
        </w:r>
        <w:r w:rsidRPr="00840679">
          <w:rPr>
            <w:rStyle w:val="Hyperlink"/>
            <w:noProof/>
          </w:rPr>
          <w:fldChar w:fldCharType="separate"/>
        </w:r>
        <w:r w:rsidRPr="00840679">
          <w:rPr>
            <w:rStyle w:val="Hyperlink"/>
            <w:noProof/>
          </w:rPr>
          <w:t>Table of Contents</w:t>
        </w:r>
        <w:r>
          <w:rPr>
            <w:noProof/>
            <w:webHidden/>
          </w:rPr>
          <w:tab/>
        </w:r>
        <w:r>
          <w:rPr>
            <w:noProof/>
            <w:webHidden/>
          </w:rPr>
          <w:fldChar w:fldCharType="begin"/>
        </w:r>
        <w:r>
          <w:rPr>
            <w:noProof/>
            <w:webHidden/>
          </w:rPr>
          <w:instrText xml:space="preserve"> PAGEREF _Toc483818981 \h </w:instrText>
        </w:r>
      </w:ins>
      <w:r>
        <w:rPr>
          <w:noProof/>
          <w:webHidden/>
        </w:rPr>
      </w:r>
      <w:r>
        <w:rPr>
          <w:noProof/>
          <w:webHidden/>
        </w:rPr>
        <w:fldChar w:fldCharType="separate"/>
      </w:r>
      <w:ins w:id="24" w:author="Tandon, Akshat" w:date="2017-05-29T11:00:00Z">
        <w:r>
          <w:rPr>
            <w:noProof/>
            <w:webHidden/>
          </w:rPr>
          <w:t>vii</w:t>
        </w:r>
        <w:r>
          <w:rPr>
            <w:noProof/>
            <w:webHidden/>
          </w:rPr>
          <w:fldChar w:fldCharType="end"/>
        </w:r>
        <w:r w:rsidRPr="00840679">
          <w:rPr>
            <w:rStyle w:val="Hyperlink"/>
            <w:noProof/>
          </w:rPr>
          <w:fldChar w:fldCharType="end"/>
        </w:r>
      </w:ins>
    </w:p>
    <w:p w14:paraId="123C7209" w14:textId="77777777" w:rsidR="00494FED" w:rsidRDefault="00494FED">
      <w:pPr>
        <w:pStyle w:val="TOC2"/>
        <w:rPr>
          <w:ins w:id="25" w:author="Tandon, Akshat" w:date="2017-05-29T11:00:00Z"/>
          <w:rFonts w:asciiTheme="minorHAnsi" w:eastAsiaTheme="minorEastAsia" w:hAnsiTheme="minorHAnsi"/>
          <w:bCs w:val="0"/>
          <w:noProof/>
          <w:sz w:val="24"/>
          <w:szCs w:val="24"/>
          <w:lang w:val="en-GB" w:eastAsia="en-GB"/>
        </w:rPr>
      </w:pPr>
      <w:ins w:id="2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"_Toc483818982"</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Tables</w:t>
        </w:r>
        <w:r>
          <w:rPr>
            <w:noProof/>
            <w:webHidden/>
          </w:rPr>
          <w:tab/>
        </w:r>
        <w:r>
          <w:rPr>
            <w:noProof/>
            <w:webHidden/>
          </w:rPr>
          <w:fldChar w:fldCharType="begin"/>
        </w:r>
        <w:r>
          <w:rPr>
            <w:noProof/>
            <w:webHidden/>
          </w:rPr>
          <w:instrText xml:space="preserve"> PAGEREF _Toc483818982 \h </w:instrText>
        </w:r>
      </w:ins>
      <w:r>
        <w:rPr>
          <w:noProof/>
          <w:webHidden/>
        </w:rPr>
      </w:r>
      <w:r>
        <w:rPr>
          <w:noProof/>
          <w:webHidden/>
        </w:rPr>
        <w:fldChar w:fldCharType="separate"/>
      </w:r>
      <w:ins w:id="27" w:author="Tandon, Akshat" w:date="2017-05-29T11:00:00Z">
        <w:r>
          <w:rPr>
            <w:noProof/>
            <w:webHidden/>
          </w:rPr>
          <w:t>viii</w:t>
        </w:r>
        <w:r>
          <w:rPr>
            <w:noProof/>
            <w:webHidden/>
          </w:rPr>
          <w:fldChar w:fldCharType="end"/>
        </w:r>
        <w:r w:rsidRPr="00840679">
          <w:rPr>
            <w:rStyle w:val="Hyperlink"/>
            <w:noProof/>
          </w:rPr>
          <w:fldChar w:fldCharType="end"/>
        </w:r>
      </w:ins>
    </w:p>
    <w:p w14:paraId="33EF825C" w14:textId="77777777" w:rsidR="00494FED" w:rsidRDefault="00494FED">
      <w:pPr>
        <w:pStyle w:val="TOC2"/>
        <w:rPr>
          <w:ins w:id="28" w:author="Tandon, Akshat" w:date="2017-05-29T11:00:00Z"/>
          <w:rFonts w:asciiTheme="minorHAnsi" w:eastAsiaTheme="minorEastAsia" w:hAnsiTheme="minorHAnsi"/>
          <w:bCs w:val="0"/>
          <w:noProof/>
          <w:sz w:val="24"/>
          <w:szCs w:val="24"/>
          <w:lang w:val="en-GB" w:eastAsia="en-GB"/>
        </w:rPr>
      </w:pPr>
      <w:ins w:id="2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"_Toc483818983"</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Figures</w:t>
        </w:r>
        <w:r>
          <w:rPr>
            <w:noProof/>
            <w:webHidden/>
          </w:rPr>
          <w:tab/>
        </w:r>
        <w:r>
          <w:rPr>
            <w:noProof/>
            <w:webHidden/>
          </w:rPr>
          <w:fldChar w:fldCharType="begin"/>
        </w:r>
        <w:r>
          <w:rPr>
            <w:noProof/>
            <w:webHidden/>
          </w:rPr>
          <w:instrText xml:space="preserve"> PAGEREF _Toc483818983 \h </w:instrText>
        </w:r>
      </w:ins>
      <w:r>
        <w:rPr>
          <w:noProof/>
          <w:webHidden/>
        </w:rPr>
      </w:r>
      <w:r>
        <w:rPr>
          <w:noProof/>
          <w:webHidden/>
        </w:rPr>
        <w:fldChar w:fldCharType="separate"/>
      </w:r>
      <w:ins w:id="30" w:author="Tandon, Akshat" w:date="2017-05-29T11:00:00Z">
        <w:r>
          <w:rPr>
            <w:noProof/>
            <w:webHidden/>
          </w:rPr>
          <w:t>ix</w:t>
        </w:r>
        <w:r>
          <w:rPr>
            <w:noProof/>
            <w:webHidden/>
          </w:rPr>
          <w:fldChar w:fldCharType="end"/>
        </w:r>
        <w:r w:rsidRPr="00840679">
          <w:rPr>
            <w:rStyle w:val="Hyperlink"/>
            <w:noProof/>
          </w:rPr>
          <w:fldChar w:fldCharType="end"/>
        </w:r>
      </w:ins>
    </w:p>
    <w:p w14:paraId="0668DB04" w14:textId="77777777" w:rsidR="00494FED" w:rsidRDefault="00494FED">
      <w:pPr>
        <w:pStyle w:val="TOC2"/>
        <w:rPr>
          <w:ins w:id="31" w:author="Tandon, Akshat" w:date="2017-05-29T11:00:00Z"/>
          <w:rFonts w:asciiTheme="minorHAnsi" w:eastAsiaTheme="minorEastAsia" w:hAnsiTheme="minorHAnsi"/>
          <w:bCs w:val="0"/>
          <w:noProof/>
          <w:sz w:val="24"/>
          <w:szCs w:val="24"/>
          <w:lang w:val="en-GB" w:eastAsia="en-GB"/>
        </w:rPr>
      </w:pPr>
      <w:ins w:id="3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"_Toc483818984"</w:instrText>
        </w:r>
        <w:r w:rsidRPr="00840679">
          <w:rPr>
            <w:rStyle w:val="Hyperlink"/>
            <w:noProof/>
          </w:rPr>
          <w:instrText xml:space="preserve"> </w:instrText>
        </w:r>
        <w:r w:rsidRPr="00840679">
          <w:rPr>
            <w:rStyle w:val="Hyperlink"/>
            <w:noProof/>
          </w:rPr>
          <w:fldChar w:fldCharType="separate"/>
        </w:r>
        <w:r w:rsidRPr="00840679">
          <w:rPr>
            <w:rStyle w:val="Hyperlink"/>
            <w:noProof/>
          </w:rPr>
          <w:t>List of Acronyms</w:t>
        </w:r>
        <w:r>
          <w:rPr>
            <w:noProof/>
            <w:webHidden/>
          </w:rPr>
          <w:tab/>
        </w:r>
        <w:r>
          <w:rPr>
            <w:noProof/>
            <w:webHidden/>
          </w:rPr>
          <w:fldChar w:fldCharType="begin"/>
        </w:r>
        <w:r>
          <w:rPr>
            <w:noProof/>
            <w:webHidden/>
          </w:rPr>
          <w:instrText xml:space="preserve"> PAGEREF _Toc483818984 \h </w:instrText>
        </w:r>
      </w:ins>
      <w:r>
        <w:rPr>
          <w:noProof/>
          <w:webHidden/>
        </w:rPr>
      </w:r>
      <w:r>
        <w:rPr>
          <w:noProof/>
          <w:webHidden/>
        </w:rPr>
        <w:fldChar w:fldCharType="separate"/>
      </w:r>
      <w:ins w:id="33" w:author="Tandon, Akshat" w:date="2017-05-29T11:00:00Z">
        <w:r>
          <w:rPr>
            <w:noProof/>
            <w:webHidden/>
          </w:rPr>
          <w:t>x</w:t>
        </w:r>
        <w:r>
          <w:rPr>
            <w:noProof/>
            <w:webHidden/>
          </w:rPr>
          <w:fldChar w:fldCharType="end"/>
        </w:r>
        <w:r w:rsidRPr="00840679">
          <w:rPr>
            <w:rStyle w:val="Hyperlink"/>
            <w:noProof/>
          </w:rPr>
          <w:fldChar w:fldCharType="end"/>
        </w:r>
      </w:ins>
    </w:p>
    <w:p w14:paraId="7FA6E8E3" w14:textId="77777777" w:rsidR="00494FED" w:rsidRDefault="00494FED">
      <w:pPr>
        <w:pStyle w:val="TOC2"/>
        <w:rPr>
          <w:ins w:id="34" w:author="Tandon, Akshat" w:date="2017-05-29T11:00:00Z"/>
          <w:rFonts w:asciiTheme="minorHAnsi" w:eastAsiaTheme="minorEastAsia" w:hAnsiTheme="minorHAnsi"/>
          <w:bCs w:val="0"/>
          <w:noProof/>
          <w:sz w:val="24"/>
          <w:szCs w:val="24"/>
          <w:lang w:val="en-GB" w:eastAsia="en-GB"/>
        </w:rPr>
      </w:pPr>
      <w:ins w:id="3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"_Toc483818985"</w:instrText>
        </w:r>
        <w:r w:rsidRPr="00840679">
          <w:rPr>
            <w:rStyle w:val="Hyperlink"/>
            <w:noProof/>
          </w:rPr>
          <w:instrText xml:space="preserve"> </w:instrText>
        </w:r>
        <w:r w:rsidRPr="00840679">
          <w:rPr>
            <w:rStyle w:val="Hyperlink"/>
            <w:noProof/>
          </w:rPr>
          <w:fldChar w:fldCharType="separate"/>
        </w:r>
        <w:r w:rsidRPr="00840679">
          <w:rPr>
            <w:rStyle w:val="Hyperlink"/>
            <w:noProof/>
          </w:rPr>
          <w:t>Glossary</w:t>
        </w:r>
        <w:r>
          <w:rPr>
            <w:noProof/>
            <w:webHidden/>
          </w:rPr>
          <w:tab/>
        </w:r>
        <w:r>
          <w:rPr>
            <w:noProof/>
            <w:webHidden/>
          </w:rPr>
          <w:fldChar w:fldCharType="begin"/>
        </w:r>
        <w:r>
          <w:rPr>
            <w:noProof/>
            <w:webHidden/>
          </w:rPr>
          <w:instrText xml:space="preserve"> PAGEREF _Toc483818985 \h </w:instrText>
        </w:r>
      </w:ins>
      <w:r>
        <w:rPr>
          <w:noProof/>
          <w:webHidden/>
        </w:rPr>
      </w:r>
      <w:r>
        <w:rPr>
          <w:noProof/>
          <w:webHidden/>
        </w:rPr>
        <w:fldChar w:fldCharType="separate"/>
      </w:r>
      <w:ins w:id="36" w:author="Tandon, Akshat" w:date="2017-05-29T11:00:00Z">
        <w:r>
          <w:rPr>
            <w:noProof/>
            <w:webHidden/>
          </w:rPr>
          <w:t>xi</w:t>
        </w:r>
        <w:r>
          <w:rPr>
            <w:noProof/>
            <w:webHidden/>
          </w:rPr>
          <w:fldChar w:fldCharType="end"/>
        </w:r>
        <w:r w:rsidRPr="00840679">
          <w:rPr>
            <w:rStyle w:val="Hyperlink"/>
            <w:noProof/>
          </w:rPr>
          <w:fldChar w:fldCharType="end"/>
        </w:r>
      </w:ins>
    </w:p>
    <w:p w14:paraId="414154C2" w14:textId="77777777" w:rsidR="00494FED" w:rsidRDefault="00494FED">
      <w:pPr>
        <w:pStyle w:val="TOC1"/>
        <w:tabs>
          <w:tab w:val="left" w:pos="1320"/>
          <w:tab w:val="right" w:leader="dot" w:pos="8290"/>
        </w:tabs>
        <w:rPr>
          <w:ins w:id="37" w:author="Tandon, Akshat" w:date="2017-05-29T11:00:00Z"/>
          <w:rFonts w:asciiTheme="minorHAnsi" w:eastAsiaTheme="minorEastAsia" w:hAnsiTheme="minorHAnsi"/>
          <w:b w:val="0"/>
          <w:bCs w:val="0"/>
          <w:noProof/>
          <w:sz w:val="24"/>
          <w:lang w:val="en-GB" w:eastAsia="en-GB"/>
        </w:rPr>
      </w:pPr>
      <w:ins w:id="3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"_Toc483818986"</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1.</w:t>
        </w:r>
        <w:r>
          <w:rPr>
            <w:rFonts w:asciiTheme="minorHAnsi" w:eastAsiaTheme="minorEastAsia" w:hAnsiTheme="minorHAnsi"/>
            <w:b w:val="0"/>
            <w:bCs w:val="0"/>
            <w:noProof/>
            <w:sz w:val="24"/>
            <w:lang w:val="en-GB" w:eastAsia="en-GB"/>
          </w:rPr>
          <w:tab/>
        </w:r>
        <w:r w:rsidRPr="00840679">
          <w:rPr>
            <w:rStyle w:val="Hyperlink"/>
            <w:noProof/>
          </w:rPr>
          <w:t>Introduction</w:t>
        </w:r>
        <w:r>
          <w:rPr>
            <w:noProof/>
            <w:webHidden/>
          </w:rPr>
          <w:tab/>
        </w:r>
        <w:r>
          <w:rPr>
            <w:noProof/>
            <w:webHidden/>
          </w:rPr>
          <w:fldChar w:fldCharType="begin"/>
        </w:r>
        <w:r>
          <w:rPr>
            <w:noProof/>
            <w:webHidden/>
          </w:rPr>
          <w:instrText xml:space="preserve"> PAGEREF _Toc483818986 \h </w:instrText>
        </w:r>
      </w:ins>
      <w:r>
        <w:rPr>
          <w:noProof/>
          <w:webHidden/>
        </w:rPr>
      </w:r>
      <w:r>
        <w:rPr>
          <w:noProof/>
          <w:webHidden/>
        </w:rPr>
        <w:fldChar w:fldCharType="separate"/>
      </w:r>
      <w:ins w:id="39" w:author="Tandon, Akshat" w:date="2017-05-29T11:00:00Z">
        <w:r>
          <w:rPr>
            <w:noProof/>
            <w:webHidden/>
          </w:rPr>
          <w:t>1</w:t>
        </w:r>
        <w:r>
          <w:rPr>
            <w:noProof/>
            <w:webHidden/>
          </w:rPr>
          <w:fldChar w:fldCharType="end"/>
        </w:r>
        <w:r w:rsidRPr="00840679">
          <w:rPr>
            <w:rStyle w:val="Hyperlink"/>
            <w:noProof/>
          </w:rPr>
          <w:fldChar w:fldCharType="end"/>
        </w:r>
      </w:ins>
    </w:p>
    <w:p w14:paraId="025D7FE8" w14:textId="77777777" w:rsidR="00494FED" w:rsidRDefault="00494FED">
      <w:pPr>
        <w:pStyle w:val="TOC2"/>
        <w:tabs>
          <w:tab w:val="left" w:pos="662"/>
        </w:tabs>
        <w:rPr>
          <w:ins w:id="40" w:author="Tandon, Akshat" w:date="2017-05-29T11:00:00Z"/>
          <w:rFonts w:asciiTheme="minorHAnsi" w:eastAsiaTheme="minorEastAsia" w:hAnsiTheme="minorHAnsi"/>
          <w:bCs w:val="0"/>
          <w:noProof/>
          <w:sz w:val="24"/>
          <w:szCs w:val="24"/>
          <w:lang w:val="en-GB" w:eastAsia="en-GB"/>
        </w:rPr>
      </w:pPr>
      <w:ins w:id="4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"_Toc483818987"</w:instrText>
        </w:r>
        <w:r w:rsidRPr="00840679">
          <w:rPr>
            <w:rStyle w:val="Hyperlink"/>
            <w:noProof/>
          </w:rPr>
          <w:instrText xml:space="preserve"> </w:instrText>
        </w:r>
        <w:r w:rsidRPr="00840679">
          <w:rPr>
            <w:rStyle w:val="Hyperlink"/>
            <w:noProof/>
          </w:rPr>
          <w:fldChar w:fldCharType="separate"/>
        </w:r>
        <w:r w:rsidRPr="00840679">
          <w:rPr>
            <w:rStyle w:val="Hyperlink"/>
            <w:noProof/>
          </w:rPr>
          <w:t>1.1.</w:t>
        </w:r>
        <w:r>
          <w:rPr>
            <w:rFonts w:asciiTheme="minorHAnsi" w:eastAsiaTheme="minorEastAsia" w:hAnsiTheme="minorHAnsi"/>
            <w:bCs w:val="0"/>
            <w:noProof/>
            <w:sz w:val="24"/>
            <w:szCs w:val="24"/>
            <w:lang w:val="en-GB" w:eastAsia="en-GB"/>
          </w:rPr>
          <w:tab/>
        </w:r>
        <w:r w:rsidRPr="00840679">
          <w:rPr>
            <w:rStyle w:val="Hyperlink"/>
            <w:noProof/>
          </w:rPr>
          <w:t>Motivation</w:t>
        </w:r>
        <w:r>
          <w:rPr>
            <w:noProof/>
            <w:webHidden/>
          </w:rPr>
          <w:tab/>
        </w:r>
        <w:r>
          <w:rPr>
            <w:noProof/>
            <w:webHidden/>
          </w:rPr>
          <w:fldChar w:fldCharType="begin"/>
        </w:r>
        <w:r>
          <w:rPr>
            <w:noProof/>
            <w:webHidden/>
          </w:rPr>
          <w:instrText xml:space="preserve"> PAGEREF _Toc483818987 \h </w:instrText>
        </w:r>
      </w:ins>
      <w:r>
        <w:rPr>
          <w:noProof/>
          <w:webHidden/>
        </w:rPr>
      </w:r>
      <w:r>
        <w:rPr>
          <w:noProof/>
          <w:webHidden/>
        </w:rPr>
        <w:fldChar w:fldCharType="separate"/>
      </w:r>
      <w:ins w:id="42" w:author="Tandon, Akshat" w:date="2017-05-29T11:00:00Z">
        <w:r>
          <w:rPr>
            <w:noProof/>
            <w:webHidden/>
          </w:rPr>
          <w:t>1</w:t>
        </w:r>
        <w:r>
          <w:rPr>
            <w:noProof/>
            <w:webHidden/>
          </w:rPr>
          <w:fldChar w:fldCharType="end"/>
        </w:r>
        <w:r w:rsidRPr="00840679">
          <w:rPr>
            <w:rStyle w:val="Hyperlink"/>
            <w:noProof/>
          </w:rPr>
          <w:fldChar w:fldCharType="end"/>
        </w:r>
      </w:ins>
    </w:p>
    <w:p w14:paraId="58008A32" w14:textId="77777777" w:rsidR="00494FED" w:rsidRDefault="00494FED">
      <w:pPr>
        <w:pStyle w:val="TOC2"/>
        <w:tabs>
          <w:tab w:val="left" w:pos="662"/>
        </w:tabs>
        <w:rPr>
          <w:ins w:id="43" w:author="Tandon, Akshat" w:date="2017-05-29T11:00:00Z"/>
          <w:rFonts w:asciiTheme="minorHAnsi" w:eastAsiaTheme="minorEastAsia" w:hAnsiTheme="minorHAnsi"/>
          <w:bCs w:val="0"/>
          <w:noProof/>
          <w:sz w:val="24"/>
          <w:szCs w:val="24"/>
          <w:lang w:val="en-GB" w:eastAsia="en-GB"/>
        </w:rPr>
      </w:pPr>
      <w:ins w:id="4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"_Toc483818988"</w:instrText>
        </w:r>
        <w:r w:rsidRPr="00840679">
          <w:rPr>
            <w:rStyle w:val="Hyperlink"/>
            <w:noProof/>
          </w:rPr>
          <w:instrText xml:space="preserve"> </w:instrText>
        </w:r>
        <w:r w:rsidRPr="00840679">
          <w:rPr>
            <w:rStyle w:val="Hyperlink"/>
            <w:noProof/>
          </w:rPr>
          <w:fldChar w:fldCharType="separate"/>
        </w:r>
        <w:r w:rsidRPr="00840679">
          <w:rPr>
            <w:rStyle w:val="Hyperlink"/>
            <w:noProof/>
          </w:rPr>
          <w:t>1.2.</w:t>
        </w:r>
        <w:r>
          <w:rPr>
            <w:rFonts w:asciiTheme="minorHAnsi" w:eastAsiaTheme="minorEastAsia" w:hAnsiTheme="minorHAnsi"/>
            <w:bCs w:val="0"/>
            <w:noProof/>
            <w:sz w:val="24"/>
            <w:szCs w:val="24"/>
            <w:lang w:val="en-GB" w:eastAsia="en-GB"/>
          </w:rPr>
          <w:tab/>
        </w:r>
        <w:r w:rsidRPr="00840679">
          <w:rPr>
            <w:rStyle w:val="Hyperlink"/>
            <w:noProof/>
          </w:rPr>
          <w:t>Process Summary</w:t>
        </w:r>
        <w:r>
          <w:rPr>
            <w:noProof/>
            <w:webHidden/>
          </w:rPr>
          <w:tab/>
        </w:r>
        <w:r>
          <w:rPr>
            <w:noProof/>
            <w:webHidden/>
          </w:rPr>
          <w:fldChar w:fldCharType="begin"/>
        </w:r>
        <w:r>
          <w:rPr>
            <w:noProof/>
            <w:webHidden/>
          </w:rPr>
          <w:instrText xml:space="preserve"> PAGEREF _Toc483818988 \h </w:instrText>
        </w:r>
      </w:ins>
      <w:r>
        <w:rPr>
          <w:noProof/>
          <w:webHidden/>
        </w:rPr>
      </w:r>
      <w:r>
        <w:rPr>
          <w:noProof/>
          <w:webHidden/>
        </w:rPr>
        <w:fldChar w:fldCharType="separate"/>
      </w:r>
      <w:ins w:id="45" w:author="Tandon, Akshat" w:date="2017-05-29T11:00:00Z">
        <w:r>
          <w:rPr>
            <w:noProof/>
            <w:webHidden/>
          </w:rPr>
          <w:t>1</w:t>
        </w:r>
        <w:r>
          <w:rPr>
            <w:noProof/>
            <w:webHidden/>
          </w:rPr>
          <w:fldChar w:fldCharType="end"/>
        </w:r>
        <w:r w:rsidRPr="00840679">
          <w:rPr>
            <w:rStyle w:val="Hyperlink"/>
            <w:noProof/>
          </w:rPr>
          <w:fldChar w:fldCharType="end"/>
        </w:r>
      </w:ins>
    </w:p>
    <w:p w14:paraId="27C292BC" w14:textId="77777777" w:rsidR="00494FED" w:rsidRDefault="00494FED">
      <w:pPr>
        <w:pStyle w:val="TOC2"/>
        <w:tabs>
          <w:tab w:val="left" w:pos="662"/>
        </w:tabs>
        <w:rPr>
          <w:ins w:id="46" w:author="Tandon, Akshat" w:date="2017-05-29T11:00:00Z"/>
          <w:rFonts w:asciiTheme="minorHAnsi" w:eastAsiaTheme="minorEastAsia" w:hAnsiTheme="minorHAnsi"/>
          <w:bCs w:val="0"/>
          <w:noProof/>
          <w:sz w:val="24"/>
          <w:szCs w:val="24"/>
          <w:lang w:val="en-GB" w:eastAsia="en-GB"/>
        </w:rPr>
      </w:pPr>
      <w:ins w:id="4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"_Toc483818989"</w:instrText>
        </w:r>
        <w:r w:rsidRPr="00840679">
          <w:rPr>
            <w:rStyle w:val="Hyperlink"/>
            <w:noProof/>
          </w:rPr>
          <w:instrText xml:space="preserve"> </w:instrText>
        </w:r>
        <w:r w:rsidRPr="00840679">
          <w:rPr>
            <w:rStyle w:val="Hyperlink"/>
            <w:noProof/>
          </w:rPr>
          <w:fldChar w:fldCharType="separate"/>
        </w:r>
        <w:r w:rsidRPr="00840679">
          <w:rPr>
            <w:rStyle w:val="Hyperlink"/>
            <w:noProof/>
          </w:rPr>
          <w:t>1.3.</w:t>
        </w:r>
        <w:r>
          <w:rPr>
            <w:rFonts w:asciiTheme="minorHAnsi" w:eastAsiaTheme="minorEastAsia" w:hAnsiTheme="minorHAnsi"/>
            <w:bCs w:val="0"/>
            <w:noProof/>
            <w:sz w:val="24"/>
            <w:szCs w:val="24"/>
            <w:lang w:val="en-GB" w:eastAsia="en-GB"/>
          </w:rPr>
          <w:tab/>
        </w:r>
        <w:r w:rsidRPr="00840679">
          <w:rPr>
            <w:rStyle w:val="Hyperlink"/>
            <w:noProof/>
          </w:rPr>
          <w:t>Aim</w:t>
        </w:r>
        <w:r>
          <w:rPr>
            <w:noProof/>
            <w:webHidden/>
          </w:rPr>
          <w:tab/>
        </w:r>
        <w:r>
          <w:rPr>
            <w:noProof/>
            <w:webHidden/>
          </w:rPr>
          <w:fldChar w:fldCharType="begin"/>
        </w:r>
        <w:r>
          <w:rPr>
            <w:noProof/>
            <w:webHidden/>
          </w:rPr>
          <w:instrText xml:space="preserve"> PAGEREF _Toc483818989 \h </w:instrText>
        </w:r>
      </w:ins>
      <w:r>
        <w:rPr>
          <w:noProof/>
          <w:webHidden/>
        </w:rPr>
      </w:r>
      <w:r>
        <w:rPr>
          <w:noProof/>
          <w:webHidden/>
        </w:rPr>
        <w:fldChar w:fldCharType="separate"/>
      </w:r>
      <w:ins w:id="48" w:author="Tandon, Akshat" w:date="2017-05-29T11:00:00Z">
        <w:r>
          <w:rPr>
            <w:noProof/>
            <w:webHidden/>
          </w:rPr>
          <w:t>2</w:t>
        </w:r>
        <w:r>
          <w:rPr>
            <w:noProof/>
            <w:webHidden/>
          </w:rPr>
          <w:fldChar w:fldCharType="end"/>
        </w:r>
        <w:r w:rsidRPr="00840679">
          <w:rPr>
            <w:rStyle w:val="Hyperlink"/>
            <w:noProof/>
          </w:rPr>
          <w:fldChar w:fldCharType="end"/>
        </w:r>
      </w:ins>
    </w:p>
    <w:p w14:paraId="6E83F65C" w14:textId="77777777" w:rsidR="00494FED" w:rsidRDefault="00494FED">
      <w:pPr>
        <w:pStyle w:val="TOC1"/>
        <w:tabs>
          <w:tab w:val="left" w:pos="1320"/>
          <w:tab w:val="right" w:leader="dot" w:pos="8290"/>
        </w:tabs>
        <w:rPr>
          <w:ins w:id="49" w:author="Tandon, Akshat" w:date="2017-05-29T11:00:00Z"/>
          <w:rFonts w:asciiTheme="minorHAnsi" w:eastAsiaTheme="minorEastAsia" w:hAnsiTheme="minorHAnsi"/>
          <w:b w:val="0"/>
          <w:bCs w:val="0"/>
          <w:noProof/>
          <w:sz w:val="24"/>
          <w:lang w:val="en-GB" w:eastAsia="en-GB"/>
        </w:rPr>
      </w:pPr>
      <w:ins w:id="5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"_Toc483818990"</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2.</w:t>
        </w:r>
        <w:r>
          <w:rPr>
            <w:rFonts w:asciiTheme="minorHAnsi" w:eastAsiaTheme="minorEastAsia" w:hAnsiTheme="minorHAnsi"/>
            <w:b w:val="0"/>
            <w:bCs w:val="0"/>
            <w:noProof/>
            <w:sz w:val="24"/>
            <w:lang w:val="en-GB" w:eastAsia="en-GB"/>
          </w:rPr>
          <w:tab/>
        </w:r>
        <w:r w:rsidRPr="00840679">
          <w:rPr>
            <w:rStyle w:val="Hyperlink"/>
            <w:noProof/>
          </w:rPr>
          <w:t>Process Analysis</w:t>
        </w:r>
        <w:r>
          <w:rPr>
            <w:noProof/>
            <w:webHidden/>
          </w:rPr>
          <w:tab/>
        </w:r>
        <w:r>
          <w:rPr>
            <w:noProof/>
            <w:webHidden/>
          </w:rPr>
          <w:fldChar w:fldCharType="begin"/>
        </w:r>
        <w:r>
          <w:rPr>
            <w:noProof/>
            <w:webHidden/>
          </w:rPr>
          <w:instrText xml:space="preserve"> PAGEREF _Toc483818990 \h </w:instrText>
        </w:r>
      </w:ins>
      <w:r>
        <w:rPr>
          <w:noProof/>
          <w:webHidden/>
        </w:rPr>
      </w:r>
      <w:r>
        <w:rPr>
          <w:noProof/>
          <w:webHidden/>
        </w:rPr>
        <w:fldChar w:fldCharType="separate"/>
      </w:r>
      <w:ins w:id="51" w:author="Tandon, Akshat" w:date="2017-05-29T11:00:00Z">
        <w:r>
          <w:rPr>
            <w:noProof/>
            <w:webHidden/>
          </w:rPr>
          <w:t>3</w:t>
        </w:r>
        <w:r>
          <w:rPr>
            <w:noProof/>
            <w:webHidden/>
          </w:rPr>
          <w:fldChar w:fldCharType="end"/>
        </w:r>
        <w:r w:rsidRPr="00840679">
          <w:rPr>
            <w:rStyle w:val="Hyperlink"/>
            <w:noProof/>
          </w:rPr>
          <w:fldChar w:fldCharType="end"/>
        </w:r>
      </w:ins>
    </w:p>
    <w:p w14:paraId="578F0CE0" w14:textId="77777777" w:rsidR="00494FED" w:rsidRDefault="00494FED">
      <w:pPr>
        <w:pStyle w:val="TOC2"/>
        <w:tabs>
          <w:tab w:val="left" w:pos="662"/>
        </w:tabs>
        <w:rPr>
          <w:ins w:id="52" w:author="Tandon, Akshat" w:date="2017-05-29T11:00:00Z"/>
          <w:rFonts w:asciiTheme="minorHAnsi" w:eastAsiaTheme="minorEastAsia" w:hAnsiTheme="minorHAnsi"/>
          <w:bCs w:val="0"/>
          <w:noProof/>
          <w:sz w:val="24"/>
          <w:szCs w:val="24"/>
          <w:lang w:val="en-GB" w:eastAsia="en-GB"/>
        </w:rPr>
      </w:pPr>
      <w:ins w:id="5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"_Toc483818991"</w:instrText>
        </w:r>
        <w:r w:rsidRPr="00840679">
          <w:rPr>
            <w:rStyle w:val="Hyperlink"/>
            <w:noProof/>
          </w:rPr>
          <w:instrText xml:space="preserve"> </w:instrText>
        </w:r>
        <w:r w:rsidRPr="00840679">
          <w:rPr>
            <w:rStyle w:val="Hyperlink"/>
            <w:noProof/>
          </w:rPr>
          <w:fldChar w:fldCharType="separate"/>
        </w:r>
        <w:r w:rsidRPr="00840679">
          <w:rPr>
            <w:rStyle w:val="Hyperlink"/>
            <w:noProof/>
          </w:rPr>
          <w:t>2.1.</w:t>
        </w:r>
        <w:r>
          <w:rPr>
            <w:rFonts w:asciiTheme="minorHAnsi" w:eastAsiaTheme="minorEastAsia" w:hAnsiTheme="minorHAnsi"/>
            <w:bCs w:val="0"/>
            <w:noProof/>
            <w:sz w:val="24"/>
            <w:szCs w:val="24"/>
            <w:lang w:val="en-GB" w:eastAsia="en-GB"/>
          </w:rPr>
          <w:tab/>
        </w:r>
        <w:r w:rsidRPr="00840679">
          <w:rPr>
            <w:rStyle w:val="Hyperlink"/>
            <w:noProof/>
          </w:rPr>
          <w:t>Process Description</w:t>
        </w:r>
        <w:r>
          <w:rPr>
            <w:noProof/>
            <w:webHidden/>
          </w:rPr>
          <w:tab/>
        </w:r>
        <w:r>
          <w:rPr>
            <w:noProof/>
            <w:webHidden/>
          </w:rPr>
          <w:fldChar w:fldCharType="begin"/>
        </w:r>
        <w:r>
          <w:rPr>
            <w:noProof/>
            <w:webHidden/>
          </w:rPr>
          <w:instrText xml:space="preserve"> PAGEREF _Toc483818991 \h </w:instrText>
        </w:r>
      </w:ins>
      <w:r>
        <w:rPr>
          <w:noProof/>
          <w:webHidden/>
        </w:rPr>
      </w:r>
      <w:r>
        <w:rPr>
          <w:noProof/>
          <w:webHidden/>
        </w:rPr>
        <w:fldChar w:fldCharType="separate"/>
      </w:r>
      <w:ins w:id="54" w:author="Tandon, Akshat" w:date="2017-05-29T11:00:00Z">
        <w:r>
          <w:rPr>
            <w:noProof/>
            <w:webHidden/>
          </w:rPr>
          <w:t>3</w:t>
        </w:r>
        <w:r>
          <w:rPr>
            <w:noProof/>
            <w:webHidden/>
          </w:rPr>
          <w:fldChar w:fldCharType="end"/>
        </w:r>
        <w:r w:rsidRPr="00840679">
          <w:rPr>
            <w:rStyle w:val="Hyperlink"/>
            <w:noProof/>
          </w:rPr>
          <w:fldChar w:fldCharType="end"/>
        </w:r>
      </w:ins>
    </w:p>
    <w:p w14:paraId="25EDC51E" w14:textId="77777777" w:rsidR="00494FED" w:rsidRDefault="00494FED">
      <w:pPr>
        <w:pStyle w:val="TOC1"/>
        <w:tabs>
          <w:tab w:val="left" w:pos="1320"/>
          <w:tab w:val="right" w:leader="dot" w:pos="8290"/>
        </w:tabs>
        <w:rPr>
          <w:ins w:id="55" w:author="Tandon, Akshat" w:date="2017-05-29T11:00:00Z"/>
          <w:rFonts w:asciiTheme="minorHAnsi" w:eastAsiaTheme="minorEastAsia" w:hAnsiTheme="minorHAnsi"/>
          <w:b w:val="0"/>
          <w:bCs w:val="0"/>
          <w:noProof/>
          <w:sz w:val="24"/>
          <w:lang w:val="en-GB" w:eastAsia="en-GB"/>
        </w:rPr>
      </w:pPr>
      <w:ins w:id="5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"_Toc483818992"</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3.</w:t>
        </w:r>
        <w:r>
          <w:rPr>
            <w:rFonts w:asciiTheme="minorHAnsi" w:eastAsiaTheme="minorEastAsia" w:hAnsiTheme="minorHAnsi"/>
            <w:b w:val="0"/>
            <w:bCs w:val="0"/>
            <w:noProof/>
            <w:sz w:val="24"/>
            <w:lang w:val="en-GB" w:eastAsia="en-GB"/>
          </w:rPr>
          <w:tab/>
        </w:r>
        <w:r w:rsidRPr="00840679">
          <w:rPr>
            <w:rStyle w:val="Hyperlink"/>
            <w:noProof/>
          </w:rPr>
          <w:t>Proposed Solutions</w:t>
        </w:r>
        <w:r>
          <w:rPr>
            <w:noProof/>
            <w:webHidden/>
          </w:rPr>
          <w:tab/>
        </w:r>
        <w:r>
          <w:rPr>
            <w:noProof/>
            <w:webHidden/>
          </w:rPr>
          <w:fldChar w:fldCharType="begin"/>
        </w:r>
        <w:r>
          <w:rPr>
            <w:noProof/>
            <w:webHidden/>
          </w:rPr>
          <w:instrText xml:space="preserve"> PAGEREF _Toc483818992 \h </w:instrText>
        </w:r>
      </w:ins>
      <w:r>
        <w:rPr>
          <w:noProof/>
          <w:webHidden/>
        </w:rPr>
      </w:r>
      <w:r>
        <w:rPr>
          <w:noProof/>
          <w:webHidden/>
        </w:rPr>
        <w:fldChar w:fldCharType="separate"/>
      </w:r>
      <w:ins w:id="57" w:author="Tandon, Akshat" w:date="2017-05-29T11:00:00Z">
        <w:r>
          <w:rPr>
            <w:noProof/>
            <w:webHidden/>
          </w:rPr>
          <w:t>5</w:t>
        </w:r>
        <w:r>
          <w:rPr>
            <w:noProof/>
            <w:webHidden/>
          </w:rPr>
          <w:fldChar w:fldCharType="end"/>
        </w:r>
        <w:r w:rsidRPr="00840679">
          <w:rPr>
            <w:rStyle w:val="Hyperlink"/>
            <w:noProof/>
          </w:rPr>
          <w:fldChar w:fldCharType="end"/>
        </w:r>
      </w:ins>
    </w:p>
    <w:p w14:paraId="2DAFDE46" w14:textId="77777777" w:rsidR="00494FED" w:rsidRDefault="00494FED">
      <w:pPr>
        <w:pStyle w:val="TOC2"/>
        <w:tabs>
          <w:tab w:val="left" w:pos="662"/>
        </w:tabs>
        <w:rPr>
          <w:ins w:id="58" w:author="Tandon, Akshat" w:date="2017-05-29T11:00:00Z"/>
          <w:rFonts w:asciiTheme="minorHAnsi" w:eastAsiaTheme="minorEastAsia" w:hAnsiTheme="minorHAnsi"/>
          <w:bCs w:val="0"/>
          <w:noProof/>
          <w:sz w:val="24"/>
          <w:szCs w:val="24"/>
          <w:lang w:val="en-GB" w:eastAsia="en-GB"/>
        </w:rPr>
      </w:pPr>
      <w:ins w:id="5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"_Toc483818993"</w:instrText>
        </w:r>
        <w:r w:rsidRPr="00840679">
          <w:rPr>
            <w:rStyle w:val="Hyperlink"/>
            <w:noProof/>
          </w:rPr>
          <w:instrText xml:space="preserve"> </w:instrText>
        </w:r>
        <w:r w:rsidRPr="00840679">
          <w:rPr>
            <w:rStyle w:val="Hyperlink"/>
            <w:noProof/>
          </w:rPr>
          <w:fldChar w:fldCharType="separate"/>
        </w:r>
        <w:r w:rsidRPr="00840679">
          <w:rPr>
            <w:rStyle w:val="Hyperlink"/>
            <w:noProof/>
          </w:rPr>
          <w:t>3.1.</w:t>
        </w:r>
        <w:r>
          <w:rPr>
            <w:rFonts w:asciiTheme="minorHAnsi" w:eastAsiaTheme="minorEastAsia" w:hAnsiTheme="minorHAnsi"/>
            <w:bCs w:val="0"/>
            <w:noProof/>
            <w:sz w:val="24"/>
            <w:szCs w:val="24"/>
            <w:lang w:val="en-GB" w:eastAsia="en-GB"/>
          </w:rPr>
          <w:tab/>
        </w:r>
        <w:r w:rsidRPr="00840679">
          <w:rPr>
            <w:rStyle w:val="Hyperlink"/>
            <w:noProof/>
          </w:rPr>
          <w:t>Standardization of the process</w:t>
        </w:r>
        <w:r>
          <w:rPr>
            <w:noProof/>
            <w:webHidden/>
          </w:rPr>
          <w:tab/>
        </w:r>
        <w:r>
          <w:rPr>
            <w:noProof/>
            <w:webHidden/>
          </w:rPr>
          <w:fldChar w:fldCharType="begin"/>
        </w:r>
        <w:r>
          <w:rPr>
            <w:noProof/>
            <w:webHidden/>
          </w:rPr>
          <w:instrText xml:space="preserve"> PAGEREF _Toc483818993 \h </w:instrText>
        </w:r>
      </w:ins>
      <w:r>
        <w:rPr>
          <w:noProof/>
          <w:webHidden/>
        </w:rPr>
      </w:r>
      <w:r>
        <w:rPr>
          <w:noProof/>
          <w:webHidden/>
        </w:rPr>
        <w:fldChar w:fldCharType="separate"/>
      </w:r>
      <w:ins w:id="60" w:author="Tandon, Akshat" w:date="2017-05-29T11:00:00Z">
        <w:r>
          <w:rPr>
            <w:noProof/>
            <w:webHidden/>
          </w:rPr>
          <w:t>5</w:t>
        </w:r>
        <w:r>
          <w:rPr>
            <w:noProof/>
            <w:webHidden/>
          </w:rPr>
          <w:fldChar w:fldCharType="end"/>
        </w:r>
        <w:r w:rsidRPr="00840679">
          <w:rPr>
            <w:rStyle w:val="Hyperlink"/>
            <w:noProof/>
          </w:rPr>
          <w:fldChar w:fldCharType="end"/>
        </w:r>
      </w:ins>
    </w:p>
    <w:p w14:paraId="4EEEFD1E" w14:textId="77777777" w:rsidR="00494FED" w:rsidRDefault="00494FED">
      <w:pPr>
        <w:pStyle w:val="TOC2"/>
        <w:tabs>
          <w:tab w:val="left" w:pos="662"/>
        </w:tabs>
        <w:rPr>
          <w:ins w:id="61" w:author="Tandon, Akshat" w:date="2017-05-29T11:00:00Z"/>
          <w:rFonts w:asciiTheme="minorHAnsi" w:eastAsiaTheme="minorEastAsia" w:hAnsiTheme="minorHAnsi"/>
          <w:bCs w:val="0"/>
          <w:noProof/>
          <w:sz w:val="24"/>
          <w:szCs w:val="24"/>
          <w:lang w:val="en-GB" w:eastAsia="en-GB"/>
        </w:rPr>
      </w:pPr>
      <w:ins w:id="62"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"_Toc483818994"</w:instrText>
        </w:r>
        <w:r w:rsidRPr="00840679">
          <w:rPr>
            <w:rStyle w:val="Hyperlink"/>
            <w:noProof/>
          </w:rPr>
          <w:instrText xml:space="preserve"> </w:instrText>
        </w:r>
        <w:r w:rsidRPr="00840679">
          <w:rPr>
            <w:rStyle w:val="Hyperlink"/>
            <w:noProof/>
          </w:rPr>
          <w:fldChar w:fldCharType="separate"/>
        </w:r>
        <w:r w:rsidRPr="00840679">
          <w:rPr>
            <w:rStyle w:val="Hyperlink"/>
            <w:noProof/>
          </w:rPr>
          <w:t>3.2.</w:t>
        </w:r>
        <w:r>
          <w:rPr>
            <w:rFonts w:asciiTheme="minorHAnsi" w:eastAsiaTheme="minorEastAsia" w:hAnsiTheme="minorHAnsi"/>
            <w:bCs w:val="0"/>
            <w:noProof/>
            <w:sz w:val="24"/>
            <w:szCs w:val="24"/>
            <w:lang w:val="en-GB" w:eastAsia="en-GB"/>
          </w:rPr>
          <w:tab/>
        </w:r>
        <w:r w:rsidRPr="00840679">
          <w:rPr>
            <w:rStyle w:val="Hyperlink"/>
            <w:noProof/>
          </w:rPr>
          <w:t>Possible Solutions</w:t>
        </w:r>
        <w:r>
          <w:rPr>
            <w:noProof/>
            <w:webHidden/>
          </w:rPr>
          <w:tab/>
        </w:r>
        <w:r>
          <w:rPr>
            <w:noProof/>
            <w:webHidden/>
          </w:rPr>
          <w:fldChar w:fldCharType="begin"/>
        </w:r>
        <w:r>
          <w:rPr>
            <w:noProof/>
            <w:webHidden/>
          </w:rPr>
          <w:instrText xml:space="preserve"> PAGEREF _Toc483818994 \h </w:instrText>
        </w:r>
      </w:ins>
      <w:r>
        <w:rPr>
          <w:noProof/>
          <w:webHidden/>
        </w:rPr>
      </w:r>
      <w:r>
        <w:rPr>
          <w:noProof/>
          <w:webHidden/>
        </w:rPr>
        <w:fldChar w:fldCharType="separate"/>
      </w:r>
      <w:ins w:id="63" w:author="Tandon, Akshat" w:date="2017-05-29T11:00:00Z">
        <w:r>
          <w:rPr>
            <w:noProof/>
            <w:webHidden/>
          </w:rPr>
          <w:t>5</w:t>
        </w:r>
        <w:r>
          <w:rPr>
            <w:noProof/>
            <w:webHidden/>
          </w:rPr>
          <w:fldChar w:fldCharType="end"/>
        </w:r>
        <w:r w:rsidRPr="00840679">
          <w:rPr>
            <w:rStyle w:val="Hyperlink"/>
            <w:noProof/>
          </w:rPr>
          <w:fldChar w:fldCharType="end"/>
        </w:r>
      </w:ins>
    </w:p>
    <w:p w14:paraId="417151FF" w14:textId="77777777" w:rsidR="00494FED" w:rsidRDefault="00494FED">
      <w:pPr>
        <w:pStyle w:val="TOC1"/>
        <w:tabs>
          <w:tab w:val="left" w:pos="1320"/>
          <w:tab w:val="right" w:leader="dot" w:pos="8290"/>
        </w:tabs>
        <w:rPr>
          <w:ins w:id="64" w:author="Tandon, Akshat" w:date="2017-05-29T11:00:00Z"/>
          <w:rFonts w:asciiTheme="minorHAnsi" w:eastAsiaTheme="minorEastAsia" w:hAnsiTheme="minorHAnsi"/>
          <w:b w:val="0"/>
          <w:bCs w:val="0"/>
          <w:noProof/>
          <w:sz w:val="24"/>
          <w:lang w:val="en-GB" w:eastAsia="en-GB"/>
        </w:rPr>
      </w:pPr>
      <w:ins w:id="65"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"_Toc483818995"</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4.</w:t>
        </w:r>
        <w:r>
          <w:rPr>
            <w:rFonts w:asciiTheme="minorHAnsi" w:eastAsiaTheme="minorEastAsia" w:hAnsiTheme="minorHAnsi"/>
            <w:b w:val="0"/>
            <w:bCs w:val="0"/>
            <w:noProof/>
            <w:sz w:val="24"/>
            <w:lang w:val="en-GB" w:eastAsia="en-GB"/>
          </w:rPr>
          <w:tab/>
        </w:r>
        <w:r w:rsidRPr="00840679">
          <w:rPr>
            <w:rStyle w:val="Hyperlink"/>
            <w:noProof/>
          </w:rPr>
          <w:t>Technologies and Methodologies</w:t>
        </w:r>
        <w:r>
          <w:rPr>
            <w:noProof/>
            <w:webHidden/>
          </w:rPr>
          <w:tab/>
        </w:r>
        <w:r>
          <w:rPr>
            <w:noProof/>
            <w:webHidden/>
          </w:rPr>
          <w:fldChar w:fldCharType="begin"/>
        </w:r>
        <w:r>
          <w:rPr>
            <w:noProof/>
            <w:webHidden/>
          </w:rPr>
          <w:instrText xml:space="preserve"> PAGEREF _Toc483818995 \h </w:instrText>
        </w:r>
      </w:ins>
      <w:r>
        <w:rPr>
          <w:noProof/>
          <w:webHidden/>
        </w:rPr>
      </w:r>
      <w:r>
        <w:rPr>
          <w:noProof/>
          <w:webHidden/>
        </w:rPr>
        <w:fldChar w:fldCharType="separate"/>
      </w:r>
      <w:ins w:id="66" w:author="Tandon, Akshat" w:date="2017-05-29T11:00:00Z">
        <w:r>
          <w:rPr>
            <w:noProof/>
            <w:webHidden/>
          </w:rPr>
          <w:t>8</w:t>
        </w:r>
        <w:r>
          <w:rPr>
            <w:noProof/>
            <w:webHidden/>
          </w:rPr>
          <w:fldChar w:fldCharType="end"/>
        </w:r>
        <w:r w:rsidRPr="00840679">
          <w:rPr>
            <w:rStyle w:val="Hyperlink"/>
            <w:noProof/>
          </w:rPr>
          <w:fldChar w:fldCharType="end"/>
        </w:r>
      </w:ins>
    </w:p>
    <w:p w14:paraId="33638545" w14:textId="77777777" w:rsidR="00494FED" w:rsidRDefault="00494FED">
      <w:pPr>
        <w:pStyle w:val="TOC2"/>
        <w:tabs>
          <w:tab w:val="left" w:pos="662"/>
        </w:tabs>
        <w:rPr>
          <w:ins w:id="67" w:author="Tandon, Akshat" w:date="2017-05-29T11:00:00Z"/>
          <w:rFonts w:asciiTheme="minorHAnsi" w:eastAsiaTheme="minorEastAsia" w:hAnsiTheme="minorHAnsi"/>
          <w:bCs w:val="0"/>
          <w:noProof/>
          <w:sz w:val="24"/>
          <w:szCs w:val="24"/>
          <w:lang w:val="en-GB" w:eastAsia="en-GB"/>
        </w:rPr>
      </w:pPr>
      <w:ins w:id="68"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"_Toc483818996"</w:instrText>
        </w:r>
        <w:r w:rsidRPr="00840679">
          <w:rPr>
            <w:rStyle w:val="Hyperlink"/>
            <w:noProof/>
          </w:rPr>
          <w:instrText xml:space="preserve"> </w:instrText>
        </w:r>
        <w:r w:rsidRPr="00840679">
          <w:rPr>
            <w:rStyle w:val="Hyperlink"/>
            <w:noProof/>
          </w:rPr>
          <w:fldChar w:fldCharType="separate"/>
        </w:r>
        <w:r w:rsidRPr="00840679">
          <w:rPr>
            <w:rStyle w:val="Hyperlink"/>
            <w:noProof/>
          </w:rPr>
          <w:t>4.1.</w:t>
        </w:r>
        <w:r>
          <w:rPr>
            <w:rFonts w:asciiTheme="minorHAnsi" w:eastAsiaTheme="minorEastAsia" w:hAnsiTheme="minorHAnsi"/>
            <w:bCs w:val="0"/>
            <w:noProof/>
            <w:sz w:val="24"/>
            <w:szCs w:val="24"/>
            <w:lang w:val="en-GB" w:eastAsia="en-GB"/>
          </w:rPr>
          <w:tab/>
        </w:r>
        <w:r w:rsidRPr="00840679">
          <w:rPr>
            <w:rStyle w:val="Hyperlink"/>
            <w:noProof/>
          </w:rPr>
          <w:t>Development Environment</w:t>
        </w:r>
        <w:r>
          <w:rPr>
            <w:noProof/>
            <w:webHidden/>
          </w:rPr>
          <w:tab/>
        </w:r>
        <w:r>
          <w:rPr>
            <w:noProof/>
            <w:webHidden/>
          </w:rPr>
          <w:fldChar w:fldCharType="begin"/>
        </w:r>
        <w:r>
          <w:rPr>
            <w:noProof/>
            <w:webHidden/>
          </w:rPr>
          <w:instrText xml:space="preserve"> PAGEREF _Toc483818996 \h </w:instrText>
        </w:r>
      </w:ins>
      <w:r>
        <w:rPr>
          <w:noProof/>
          <w:webHidden/>
        </w:rPr>
      </w:r>
      <w:r>
        <w:rPr>
          <w:noProof/>
          <w:webHidden/>
        </w:rPr>
        <w:fldChar w:fldCharType="separate"/>
      </w:r>
      <w:ins w:id="69" w:author="Tandon, Akshat" w:date="2017-05-29T11:00:00Z">
        <w:r>
          <w:rPr>
            <w:noProof/>
            <w:webHidden/>
          </w:rPr>
          <w:t>8</w:t>
        </w:r>
        <w:r>
          <w:rPr>
            <w:noProof/>
            <w:webHidden/>
          </w:rPr>
          <w:fldChar w:fldCharType="end"/>
        </w:r>
        <w:r w:rsidRPr="00840679">
          <w:rPr>
            <w:rStyle w:val="Hyperlink"/>
            <w:noProof/>
          </w:rPr>
          <w:fldChar w:fldCharType="end"/>
        </w:r>
      </w:ins>
    </w:p>
    <w:p w14:paraId="0BFC758C" w14:textId="77777777" w:rsidR="00494FED" w:rsidRDefault="00494FED">
      <w:pPr>
        <w:pStyle w:val="TOC2"/>
        <w:tabs>
          <w:tab w:val="left" w:pos="662"/>
        </w:tabs>
        <w:rPr>
          <w:ins w:id="70" w:author="Tandon, Akshat" w:date="2017-05-29T11:00:00Z"/>
          <w:rFonts w:asciiTheme="minorHAnsi" w:eastAsiaTheme="minorEastAsia" w:hAnsiTheme="minorHAnsi"/>
          <w:bCs w:val="0"/>
          <w:noProof/>
          <w:sz w:val="24"/>
          <w:szCs w:val="24"/>
          <w:lang w:val="en-GB" w:eastAsia="en-GB"/>
        </w:rPr>
      </w:pPr>
      <w:ins w:id="71"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"_Toc483818997"</w:instrText>
        </w:r>
        <w:r w:rsidRPr="00840679">
          <w:rPr>
            <w:rStyle w:val="Hyperlink"/>
            <w:noProof/>
          </w:rPr>
          <w:instrText xml:space="preserve"> </w:instrText>
        </w:r>
        <w:r w:rsidRPr="00840679">
          <w:rPr>
            <w:rStyle w:val="Hyperlink"/>
            <w:noProof/>
          </w:rPr>
          <w:fldChar w:fldCharType="separate"/>
        </w:r>
        <w:r w:rsidRPr="00840679">
          <w:rPr>
            <w:rStyle w:val="Hyperlink"/>
            <w:noProof/>
          </w:rPr>
          <w:t>4.2.</w:t>
        </w:r>
        <w:r>
          <w:rPr>
            <w:rFonts w:asciiTheme="minorHAnsi" w:eastAsiaTheme="minorEastAsia" w:hAnsiTheme="minorHAnsi"/>
            <w:bCs w:val="0"/>
            <w:noProof/>
            <w:sz w:val="24"/>
            <w:szCs w:val="24"/>
            <w:lang w:val="en-GB" w:eastAsia="en-GB"/>
          </w:rPr>
          <w:tab/>
        </w:r>
        <w:r w:rsidRPr="00840679">
          <w:rPr>
            <w:rStyle w:val="Hyperlink"/>
            <w:noProof/>
          </w:rPr>
          <w:t>Programming Technologies</w:t>
        </w:r>
        <w:r>
          <w:rPr>
            <w:noProof/>
            <w:webHidden/>
          </w:rPr>
          <w:tab/>
        </w:r>
        <w:r>
          <w:rPr>
            <w:noProof/>
            <w:webHidden/>
          </w:rPr>
          <w:fldChar w:fldCharType="begin"/>
        </w:r>
        <w:r>
          <w:rPr>
            <w:noProof/>
            <w:webHidden/>
          </w:rPr>
          <w:instrText xml:space="preserve"> PAGEREF _Toc483818997 \h </w:instrText>
        </w:r>
      </w:ins>
      <w:r>
        <w:rPr>
          <w:noProof/>
          <w:webHidden/>
        </w:rPr>
      </w:r>
      <w:r>
        <w:rPr>
          <w:noProof/>
          <w:webHidden/>
        </w:rPr>
        <w:fldChar w:fldCharType="separate"/>
      </w:r>
      <w:ins w:id="72" w:author="Tandon, Akshat" w:date="2017-05-29T11:00:00Z">
        <w:r>
          <w:rPr>
            <w:noProof/>
            <w:webHidden/>
          </w:rPr>
          <w:t>9</w:t>
        </w:r>
        <w:r>
          <w:rPr>
            <w:noProof/>
            <w:webHidden/>
          </w:rPr>
          <w:fldChar w:fldCharType="end"/>
        </w:r>
        <w:r w:rsidRPr="00840679">
          <w:rPr>
            <w:rStyle w:val="Hyperlink"/>
            <w:noProof/>
          </w:rPr>
          <w:fldChar w:fldCharType="end"/>
        </w:r>
      </w:ins>
    </w:p>
    <w:p w14:paraId="6F36284A" w14:textId="77777777" w:rsidR="00494FED" w:rsidRDefault="00494FED">
      <w:pPr>
        <w:pStyle w:val="TOC3"/>
        <w:tabs>
          <w:tab w:val="left" w:pos="1100"/>
          <w:tab w:val="right" w:leader="dot" w:pos="8290"/>
        </w:tabs>
        <w:rPr>
          <w:ins w:id="73" w:author="Tandon, Akshat" w:date="2017-05-29T11:00:00Z"/>
          <w:rFonts w:asciiTheme="minorHAnsi" w:eastAsiaTheme="minorEastAsia" w:hAnsiTheme="minorHAnsi"/>
          <w:noProof/>
          <w:sz w:val="24"/>
          <w:szCs w:val="24"/>
          <w:lang w:val="en-GB" w:eastAsia="en-GB"/>
        </w:rPr>
      </w:pPr>
      <w:ins w:id="74"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"_Toc483818998"</w:instrText>
        </w:r>
        <w:r w:rsidRPr="00840679">
          <w:rPr>
            <w:rStyle w:val="Hyperlink"/>
            <w:noProof/>
          </w:rPr>
          <w:instrText xml:space="preserve"> </w:instrText>
        </w:r>
        <w:r w:rsidRPr="00840679">
          <w:rPr>
            <w:rStyle w:val="Hyperlink"/>
            <w:noProof/>
          </w:rPr>
          <w:fldChar w:fldCharType="separate"/>
        </w:r>
        <w:r w:rsidRPr="00840679">
          <w:rPr>
            <w:rStyle w:val="Hyperlink"/>
            <w:noProof/>
          </w:rPr>
          <w:t>4.2.2.</w:t>
        </w:r>
        <w:r>
          <w:rPr>
            <w:rFonts w:asciiTheme="minorHAnsi" w:eastAsiaTheme="minorEastAsia" w:hAnsiTheme="minorHAnsi"/>
            <w:noProof/>
            <w:sz w:val="24"/>
            <w:szCs w:val="24"/>
            <w:lang w:val="en-GB" w:eastAsia="en-GB"/>
          </w:rPr>
          <w:tab/>
        </w:r>
        <w:r w:rsidRPr="00840679">
          <w:rPr>
            <w:rStyle w:val="Hyperlink"/>
            <w:noProof/>
          </w:rPr>
          <w:t>Why Python?</w:t>
        </w:r>
        <w:r>
          <w:rPr>
            <w:noProof/>
            <w:webHidden/>
          </w:rPr>
          <w:tab/>
        </w:r>
        <w:r>
          <w:rPr>
            <w:noProof/>
            <w:webHidden/>
          </w:rPr>
          <w:fldChar w:fldCharType="begin"/>
        </w:r>
        <w:r>
          <w:rPr>
            <w:noProof/>
            <w:webHidden/>
          </w:rPr>
          <w:instrText xml:space="preserve"> PAGEREF _Toc483818998 \h </w:instrText>
        </w:r>
      </w:ins>
      <w:r>
        <w:rPr>
          <w:noProof/>
          <w:webHidden/>
        </w:rPr>
      </w:r>
      <w:r>
        <w:rPr>
          <w:noProof/>
          <w:webHidden/>
        </w:rPr>
        <w:fldChar w:fldCharType="separate"/>
      </w:r>
      <w:ins w:id="75" w:author="Tandon, Akshat" w:date="2017-05-29T11:00:00Z">
        <w:r>
          <w:rPr>
            <w:noProof/>
            <w:webHidden/>
          </w:rPr>
          <w:t>13</w:t>
        </w:r>
        <w:r>
          <w:rPr>
            <w:noProof/>
            <w:webHidden/>
          </w:rPr>
          <w:fldChar w:fldCharType="end"/>
        </w:r>
        <w:r w:rsidRPr="00840679">
          <w:rPr>
            <w:rStyle w:val="Hyperlink"/>
            <w:noProof/>
          </w:rPr>
          <w:fldChar w:fldCharType="end"/>
        </w:r>
      </w:ins>
    </w:p>
    <w:p w14:paraId="0BB49413" w14:textId="77777777" w:rsidR="00494FED" w:rsidRDefault="00494FED">
      <w:pPr>
        <w:pStyle w:val="TOC1"/>
        <w:tabs>
          <w:tab w:val="left" w:pos="1320"/>
          <w:tab w:val="right" w:leader="dot" w:pos="8290"/>
        </w:tabs>
        <w:rPr>
          <w:ins w:id="76" w:author="Tandon, Akshat" w:date="2017-05-29T11:00:00Z"/>
          <w:rFonts w:asciiTheme="minorHAnsi" w:eastAsiaTheme="minorEastAsia" w:hAnsiTheme="minorHAnsi"/>
          <w:b w:val="0"/>
          <w:bCs w:val="0"/>
          <w:noProof/>
          <w:sz w:val="24"/>
          <w:lang w:val="en-GB" w:eastAsia="en-GB"/>
        </w:rPr>
      </w:pPr>
      <w:ins w:id="77"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"_Toc483818999"</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5.</w:t>
        </w:r>
        <w:r>
          <w:rPr>
            <w:rFonts w:asciiTheme="minorHAnsi" w:eastAsiaTheme="minorEastAsia" w:hAnsiTheme="minorHAnsi"/>
            <w:b w:val="0"/>
            <w:bCs w:val="0"/>
            <w:noProof/>
            <w:sz w:val="24"/>
            <w:lang w:val="en-GB" w:eastAsia="en-GB"/>
          </w:rPr>
          <w:tab/>
        </w:r>
        <w:r w:rsidRPr="00840679">
          <w:rPr>
            <w:rStyle w:val="Hyperlink"/>
            <w:noProof/>
          </w:rPr>
          <w:t>Technical walkthrough</w:t>
        </w:r>
        <w:r>
          <w:rPr>
            <w:noProof/>
            <w:webHidden/>
          </w:rPr>
          <w:tab/>
        </w:r>
        <w:r>
          <w:rPr>
            <w:noProof/>
            <w:webHidden/>
          </w:rPr>
          <w:fldChar w:fldCharType="begin"/>
        </w:r>
        <w:r>
          <w:rPr>
            <w:noProof/>
            <w:webHidden/>
          </w:rPr>
          <w:instrText xml:space="preserve"> PAGEREF _Toc483818999 \h </w:instrText>
        </w:r>
      </w:ins>
      <w:r>
        <w:rPr>
          <w:noProof/>
          <w:webHidden/>
        </w:rPr>
      </w:r>
      <w:r>
        <w:rPr>
          <w:noProof/>
          <w:webHidden/>
        </w:rPr>
        <w:fldChar w:fldCharType="separate"/>
      </w:r>
      <w:ins w:id="78" w:author="Tandon, Akshat" w:date="2017-05-29T11:00:00Z">
        <w:r>
          <w:rPr>
            <w:noProof/>
            <w:webHidden/>
          </w:rPr>
          <w:t>14</w:t>
        </w:r>
        <w:r>
          <w:rPr>
            <w:noProof/>
            <w:webHidden/>
          </w:rPr>
          <w:fldChar w:fldCharType="end"/>
        </w:r>
        <w:r w:rsidRPr="00840679">
          <w:rPr>
            <w:rStyle w:val="Hyperlink"/>
            <w:noProof/>
          </w:rPr>
          <w:fldChar w:fldCharType="end"/>
        </w:r>
      </w:ins>
    </w:p>
    <w:p w14:paraId="29A153AD" w14:textId="77777777" w:rsidR="00494FED" w:rsidRDefault="00494FED">
      <w:pPr>
        <w:pStyle w:val="TOC1"/>
        <w:tabs>
          <w:tab w:val="left" w:pos="1320"/>
          <w:tab w:val="right" w:leader="dot" w:pos="8290"/>
        </w:tabs>
        <w:rPr>
          <w:ins w:id="79" w:author="Tandon, Akshat" w:date="2017-05-29T11:00:00Z"/>
          <w:rFonts w:asciiTheme="minorHAnsi" w:eastAsiaTheme="minorEastAsia" w:hAnsiTheme="minorHAnsi"/>
          <w:b w:val="0"/>
          <w:bCs w:val="0"/>
          <w:noProof/>
          <w:sz w:val="24"/>
          <w:lang w:val="en-GB" w:eastAsia="en-GB"/>
        </w:rPr>
      </w:pPr>
      <w:ins w:id="80"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"_Toc483819000"</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6.</w:t>
        </w:r>
        <w:r>
          <w:rPr>
            <w:rFonts w:asciiTheme="minorHAnsi" w:eastAsiaTheme="minorEastAsia" w:hAnsiTheme="minorHAnsi"/>
            <w:b w:val="0"/>
            <w:bCs w:val="0"/>
            <w:noProof/>
            <w:sz w:val="24"/>
            <w:lang w:val="en-GB" w:eastAsia="en-GB"/>
          </w:rPr>
          <w:tab/>
        </w:r>
        <w:r w:rsidRPr="00840679">
          <w:rPr>
            <w:rStyle w:val="Hyperlink"/>
            <w:noProof/>
          </w:rPr>
          <w:t>Plagiarism Check</w:t>
        </w:r>
        <w:r>
          <w:rPr>
            <w:noProof/>
            <w:webHidden/>
          </w:rPr>
          <w:tab/>
        </w:r>
        <w:r>
          <w:rPr>
            <w:noProof/>
            <w:webHidden/>
          </w:rPr>
          <w:fldChar w:fldCharType="begin"/>
        </w:r>
        <w:r>
          <w:rPr>
            <w:noProof/>
            <w:webHidden/>
          </w:rPr>
          <w:instrText xml:space="preserve"> PAGEREF _Toc483819000 \h </w:instrText>
        </w:r>
      </w:ins>
      <w:r>
        <w:rPr>
          <w:noProof/>
          <w:webHidden/>
        </w:rPr>
      </w:r>
      <w:r>
        <w:rPr>
          <w:noProof/>
          <w:webHidden/>
        </w:rPr>
        <w:fldChar w:fldCharType="separate"/>
      </w:r>
      <w:ins w:id="81" w:author="Tandon, Akshat" w:date="2017-05-29T11:00:00Z">
        <w:r>
          <w:rPr>
            <w:noProof/>
            <w:webHidden/>
          </w:rPr>
          <w:t>15</w:t>
        </w:r>
        <w:r>
          <w:rPr>
            <w:noProof/>
            <w:webHidden/>
          </w:rPr>
          <w:fldChar w:fldCharType="end"/>
        </w:r>
        <w:r w:rsidRPr="00840679">
          <w:rPr>
            <w:rStyle w:val="Hyperlink"/>
            <w:noProof/>
          </w:rPr>
          <w:fldChar w:fldCharType="end"/>
        </w:r>
      </w:ins>
    </w:p>
    <w:p w14:paraId="2D13E539" w14:textId="77777777" w:rsidR="00494FED" w:rsidRDefault="00494FED">
      <w:pPr>
        <w:pStyle w:val="TOC1"/>
        <w:tabs>
          <w:tab w:val="left" w:pos="1320"/>
          <w:tab w:val="right" w:leader="dot" w:pos="8290"/>
        </w:tabs>
        <w:rPr>
          <w:ins w:id="82" w:author="Tandon, Akshat" w:date="2017-05-29T11:00:00Z"/>
          <w:rFonts w:asciiTheme="minorHAnsi" w:eastAsiaTheme="minorEastAsia" w:hAnsiTheme="minorHAnsi"/>
          <w:b w:val="0"/>
          <w:bCs w:val="0"/>
          <w:noProof/>
          <w:sz w:val="24"/>
          <w:lang w:val="en-GB" w:eastAsia="en-GB"/>
        </w:rPr>
      </w:pPr>
      <w:ins w:id="83"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"_Toc483819001"</w:instrText>
        </w:r>
        <w:r w:rsidRPr="00840679">
          <w:rPr>
            <w:rStyle w:val="Hyperlink"/>
            <w:noProof/>
          </w:rPr>
          <w:instrText xml:space="preserve"> </w:instrText>
        </w:r>
        <w:r w:rsidRPr="00840679">
          <w:rPr>
            <w:rStyle w:val="Hyperlink"/>
            <w:noProof/>
          </w:rPr>
          <w:fldChar w:fldCharType="separate"/>
        </w:r>
        <w:r w:rsidRPr="00840679">
          <w:rPr>
            <w:rStyle w:val="Hyperlink"/>
            <w:noProof/>
          </w:rPr>
          <w:t>Chapter 7.</w:t>
        </w:r>
        <w:r>
          <w:rPr>
            <w:rFonts w:asciiTheme="minorHAnsi" w:eastAsiaTheme="minorEastAsia" w:hAnsiTheme="minorHAnsi"/>
            <w:b w:val="0"/>
            <w:bCs w:val="0"/>
            <w:noProof/>
            <w:sz w:val="24"/>
            <w:lang w:val="en-GB" w:eastAsia="en-GB"/>
          </w:rPr>
          <w:tab/>
        </w:r>
        <w:r w:rsidRPr="00840679">
          <w:rPr>
            <w:rStyle w:val="Hyperlink"/>
            <w:noProof/>
          </w:rPr>
          <w:t>Testing Testrek</w:t>
        </w:r>
        <w:r>
          <w:rPr>
            <w:noProof/>
            <w:webHidden/>
          </w:rPr>
          <w:tab/>
        </w:r>
        <w:r>
          <w:rPr>
            <w:noProof/>
            <w:webHidden/>
          </w:rPr>
          <w:fldChar w:fldCharType="begin"/>
        </w:r>
        <w:r>
          <w:rPr>
            <w:noProof/>
            <w:webHidden/>
          </w:rPr>
          <w:instrText xml:space="preserve"> PAGEREF _Toc483819001 \h </w:instrText>
        </w:r>
      </w:ins>
      <w:r>
        <w:rPr>
          <w:noProof/>
          <w:webHidden/>
        </w:rPr>
      </w:r>
      <w:r>
        <w:rPr>
          <w:noProof/>
          <w:webHidden/>
        </w:rPr>
        <w:fldChar w:fldCharType="separate"/>
      </w:r>
      <w:ins w:id="84" w:author="Tandon, Akshat" w:date="2017-05-29T11:00:00Z">
        <w:r>
          <w:rPr>
            <w:noProof/>
            <w:webHidden/>
          </w:rPr>
          <w:t>16</w:t>
        </w:r>
        <w:r>
          <w:rPr>
            <w:noProof/>
            <w:webHidden/>
          </w:rPr>
          <w:fldChar w:fldCharType="end"/>
        </w:r>
        <w:r w:rsidRPr="00840679">
          <w:rPr>
            <w:rStyle w:val="Hyperlink"/>
            <w:noProof/>
          </w:rPr>
          <w:fldChar w:fldCharType="end"/>
        </w:r>
      </w:ins>
    </w:p>
    <w:p w14:paraId="6F4D7938" w14:textId="77777777" w:rsidR="00494FED" w:rsidRDefault="00494FED">
      <w:pPr>
        <w:pStyle w:val="TOC1"/>
        <w:tabs>
          <w:tab w:val="left" w:pos="1584"/>
          <w:tab w:val="right" w:leader="dot" w:pos="8290"/>
        </w:tabs>
        <w:rPr>
          <w:ins w:id="85" w:author="Tandon, Akshat" w:date="2017-05-29T11:00:00Z"/>
          <w:rFonts w:asciiTheme="minorHAnsi" w:eastAsiaTheme="minorEastAsia" w:hAnsiTheme="minorHAnsi"/>
          <w:b w:val="0"/>
          <w:bCs w:val="0"/>
          <w:noProof/>
          <w:sz w:val="24"/>
          <w:lang w:val="en-GB" w:eastAsia="en-GB"/>
        </w:rPr>
      </w:pPr>
      <w:ins w:id="86"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"_Toc483819002"</w:instrText>
        </w:r>
        <w:r w:rsidRPr="00840679">
          <w:rPr>
            <w:rStyle w:val="Hyperlink"/>
            <w:noProof/>
          </w:rPr>
          <w:instrText xml:space="preserve"> </w:instrText>
        </w:r>
        <w:r w:rsidRPr="00840679">
          <w:rPr>
            <w:rStyle w:val="Hyperlink"/>
            <w:noProof/>
          </w:rPr>
          <w:fldChar w:fldCharType="separate"/>
        </w:r>
        <w:r w:rsidRPr="00840679">
          <w:rPr>
            <w:rStyle w:val="Hyperlink"/>
            <w:noProof/>
          </w:rPr>
          <w:t xml:space="preserve">Appendix A. </w:t>
        </w:r>
        <w:r>
          <w:rPr>
            <w:rFonts w:asciiTheme="minorHAnsi" w:eastAsiaTheme="minorEastAsia" w:hAnsiTheme="minorHAnsi"/>
            <w:b w:val="0"/>
            <w:bCs w:val="0"/>
            <w:noProof/>
            <w:sz w:val="24"/>
            <w:lang w:val="en-GB" w:eastAsia="en-GB"/>
          </w:rPr>
          <w:tab/>
        </w:r>
        <w:r w:rsidRPr="00840679">
          <w:rPr>
            <w:rStyle w:val="Hyperlink"/>
            <w:noProof/>
          </w:rPr>
          <w:t xml:space="preserve">  An Example of an Appendix</w:t>
        </w:r>
        <w:r>
          <w:rPr>
            <w:noProof/>
            <w:webHidden/>
          </w:rPr>
          <w:tab/>
        </w:r>
        <w:r>
          <w:rPr>
            <w:noProof/>
            <w:webHidden/>
          </w:rPr>
          <w:fldChar w:fldCharType="begin"/>
        </w:r>
        <w:r>
          <w:rPr>
            <w:noProof/>
            <w:webHidden/>
          </w:rPr>
          <w:instrText xml:space="preserve"> PAGEREF _Toc483819002 \h </w:instrText>
        </w:r>
      </w:ins>
      <w:r>
        <w:rPr>
          <w:noProof/>
          <w:webHidden/>
        </w:rPr>
      </w:r>
      <w:r>
        <w:rPr>
          <w:noProof/>
          <w:webHidden/>
        </w:rPr>
        <w:fldChar w:fldCharType="separate"/>
      </w:r>
      <w:ins w:id="87" w:author="Tandon, Akshat" w:date="2017-05-29T11:00:00Z">
        <w:r>
          <w:rPr>
            <w:noProof/>
            <w:webHidden/>
          </w:rPr>
          <w:t>17</w:t>
        </w:r>
        <w:r>
          <w:rPr>
            <w:noProof/>
            <w:webHidden/>
          </w:rPr>
          <w:fldChar w:fldCharType="end"/>
        </w:r>
        <w:r w:rsidRPr="00840679">
          <w:rPr>
            <w:rStyle w:val="Hyperlink"/>
            <w:noProof/>
          </w:rPr>
          <w:fldChar w:fldCharType="end"/>
        </w:r>
      </w:ins>
    </w:p>
    <w:p w14:paraId="0A305E6C" w14:textId="77777777" w:rsidR="00494FED" w:rsidRDefault="00494FED">
      <w:pPr>
        <w:pStyle w:val="TOC1"/>
        <w:tabs>
          <w:tab w:val="right" w:leader="dot" w:pos="8290"/>
        </w:tabs>
        <w:rPr>
          <w:ins w:id="88" w:author="Tandon, Akshat" w:date="2017-05-29T11:00:00Z"/>
          <w:rFonts w:asciiTheme="minorHAnsi" w:eastAsiaTheme="minorEastAsia" w:hAnsiTheme="minorHAnsi"/>
          <w:b w:val="0"/>
          <w:bCs w:val="0"/>
          <w:noProof/>
          <w:sz w:val="24"/>
          <w:lang w:val="en-GB" w:eastAsia="en-GB"/>
        </w:rPr>
      </w:pPr>
      <w:ins w:id="89" w:author="Tandon, Akshat" w:date="2017-05-29T11:00:00Z">
        <w:r w:rsidRPr="00840679">
          <w:rPr>
            <w:rStyle w:val="Hyperlink"/>
            <w:noProof/>
          </w:rPr>
          <w:fldChar w:fldCharType="begin"/>
        </w:r>
        <w:r w:rsidRPr="00840679">
          <w:rPr>
            <w:rStyle w:val="Hyperlink"/>
            <w:noProof/>
          </w:rPr>
          <w:instrText xml:space="preserve"> </w:instrText>
        </w:r>
        <w:r>
          <w:rPr>
            <w:noProof/>
          </w:rPr>
          <w:instrText>HYPERLINK \l "_Toc483819003"</w:instrText>
        </w:r>
        <w:r w:rsidRPr="00840679">
          <w:rPr>
            <w:rStyle w:val="Hyperlink"/>
            <w:noProof/>
          </w:rPr>
          <w:instrText xml:space="preserve"> </w:instrText>
        </w:r>
        <w:r w:rsidRPr="00840679">
          <w:rPr>
            <w:rStyle w:val="Hyperlink"/>
            <w:noProof/>
          </w:rPr>
          <w:fldChar w:fldCharType="separate"/>
        </w:r>
        <w:r w:rsidRPr="00840679">
          <w:rPr>
            <w:rStyle w:val="Hyperlink"/>
            <w:noProof/>
          </w:rPr>
          <w:t>References</w:t>
        </w:r>
        <w:r>
          <w:rPr>
            <w:noProof/>
            <w:webHidden/>
          </w:rPr>
          <w:tab/>
        </w:r>
        <w:r>
          <w:rPr>
            <w:noProof/>
            <w:webHidden/>
          </w:rPr>
          <w:fldChar w:fldCharType="begin"/>
        </w:r>
        <w:r>
          <w:rPr>
            <w:noProof/>
            <w:webHidden/>
          </w:rPr>
          <w:instrText xml:space="preserve"> PAGEREF _Toc483819003 \h </w:instrText>
        </w:r>
      </w:ins>
      <w:r>
        <w:rPr>
          <w:noProof/>
          <w:webHidden/>
        </w:rPr>
      </w:r>
      <w:r>
        <w:rPr>
          <w:noProof/>
          <w:webHidden/>
        </w:rPr>
        <w:fldChar w:fldCharType="separate"/>
      </w:r>
      <w:ins w:id="90" w:author="Tandon, Akshat" w:date="2017-05-29T11:00:00Z">
        <w:r>
          <w:rPr>
            <w:noProof/>
            <w:webHidden/>
          </w:rPr>
          <w:t>18</w:t>
        </w:r>
        <w:r>
          <w:rPr>
            <w:noProof/>
            <w:webHidden/>
          </w:rPr>
          <w:fldChar w:fldCharType="end"/>
        </w:r>
        <w:r w:rsidRPr="00840679">
          <w:rPr>
            <w:rStyle w:val="Hyperlink"/>
            <w:noProof/>
          </w:rPr>
          <w:fldChar w:fldCharType="end"/>
        </w:r>
      </w:ins>
    </w:p>
    <w:p w14:paraId="5112B09F" w14:textId="77777777" w:rsidR="00726916" w:rsidDel="00494FED" w:rsidRDefault="00726916">
      <w:pPr>
        <w:pStyle w:val="TOC2"/>
        <w:rPr>
          <w:del w:id="91" w:author="Tandon, Akshat" w:date="2017-05-29T11:00:00Z"/>
          <w:rFonts w:asciiTheme="minorHAnsi" w:eastAsiaTheme="minorEastAsia" w:hAnsiTheme="minorHAnsi"/>
          <w:bCs w:val="0"/>
          <w:noProof/>
          <w:sz w:val="24"/>
          <w:szCs w:val="24"/>
          <w:lang w:val="en-GB" w:eastAsia="en-GB"/>
        </w:rPr>
      </w:pPr>
      <w:del w:id="92" w:author="Tandon, Akshat" w:date="2017-05-29T11:00:00Z">
        <w:r w:rsidRPr="00494FED" w:rsidDel="00494FED">
          <w:rPr>
            <w:rPrChange w:id="93" w:author="Tandon, Akshat" w:date="2017-05-29T11:00:00Z">
              <w:rPr>
                <w:rStyle w:val="Hyperlink"/>
                <w:bCs w:val="0"/>
                <w:noProof/>
              </w:rPr>
            </w:rPrChange>
          </w:rPr>
          <w:delText>Approval</w:delText>
        </w:r>
        <w:r w:rsidDel="00494FED">
          <w:rPr>
            <w:noProof/>
            <w:webHidden/>
          </w:rPr>
          <w:tab/>
          <w:delText>ii</w:delText>
        </w:r>
      </w:del>
    </w:p>
    <w:p w14:paraId="550EA697" w14:textId="77777777" w:rsidR="00726916" w:rsidDel="00494FED" w:rsidRDefault="00726916">
      <w:pPr>
        <w:pStyle w:val="TOC2"/>
        <w:rPr>
          <w:del w:id="94" w:author="Tandon, Akshat" w:date="2017-05-29T11:00:00Z"/>
          <w:rFonts w:asciiTheme="minorHAnsi" w:eastAsiaTheme="minorEastAsia" w:hAnsiTheme="minorHAnsi"/>
          <w:bCs w:val="0"/>
          <w:noProof/>
          <w:sz w:val="24"/>
          <w:szCs w:val="24"/>
          <w:lang w:val="en-GB" w:eastAsia="en-GB"/>
        </w:rPr>
      </w:pPr>
      <w:del w:id="95" w:author="Tandon, Akshat" w:date="2017-05-29T11:00:00Z">
        <w:r w:rsidRPr="00494FED" w:rsidDel="00494FED">
          <w:rPr>
            <w:rPrChange w:id="96" w:author="Tandon, Akshat" w:date="2017-05-29T11:00:00Z">
              <w:rPr>
                <w:rStyle w:val="Hyperlink"/>
                <w:bCs w:val="0"/>
                <w:noProof/>
              </w:rPr>
            </w:rPrChange>
          </w:rPr>
          <w:delText>Ethics Statement</w:delText>
        </w:r>
        <w:r w:rsidDel="00494FED">
          <w:rPr>
            <w:noProof/>
            <w:webHidden/>
          </w:rPr>
          <w:tab/>
          <w:delText>iii</w:delText>
        </w:r>
      </w:del>
    </w:p>
    <w:p w14:paraId="2E19DF19" w14:textId="77777777" w:rsidR="00726916" w:rsidDel="00494FED" w:rsidRDefault="00726916">
      <w:pPr>
        <w:pStyle w:val="TOC2"/>
        <w:rPr>
          <w:del w:id="97" w:author="Tandon, Akshat" w:date="2017-05-29T11:00:00Z"/>
          <w:rFonts w:asciiTheme="minorHAnsi" w:eastAsiaTheme="minorEastAsia" w:hAnsiTheme="minorHAnsi"/>
          <w:bCs w:val="0"/>
          <w:noProof/>
          <w:sz w:val="24"/>
          <w:szCs w:val="24"/>
          <w:lang w:val="en-GB" w:eastAsia="en-GB"/>
        </w:rPr>
      </w:pPr>
      <w:del w:id="98" w:author="Tandon, Akshat" w:date="2017-05-29T11:00:00Z">
        <w:r w:rsidRPr="00494FED" w:rsidDel="00494FED">
          <w:rPr>
            <w:rPrChange w:id="99" w:author="Tandon, Akshat" w:date="2017-05-29T11:00:00Z">
              <w:rPr>
                <w:rStyle w:val="Hyperlink"/>
                <w:bCs w:val="0"/>
                <w:noProof/>
              </w:rPr>
            </w:rPrChange>
          </w:rPr>
          <w:delText>Abstract</w:delText>
        </w:r>
        <w:r w:rsidDel="00494FED">
          <w:rPr>
            <w:noProof/>
            <w:webHidden/>
          </w:rPr>
          <w:tab/>
          <w:delText>iv</w:delText>
        </w:r>
      </w:del>
    </w:p>
    <w:p w14:paraId="31909FAB" w14:textId="77777777" w:rsidR="00726916" w:rsidDel="00494FED" w:rsidRDefault="00726916">
      <w:pPr>
        <w:pStyle w:val="TOC2"/>
        <w:rPr>
          <w:del w:id="100" w:author="Tandon, Akshat" w:date="2017-05-29T11:00:00Z"/>
          <w:rFonts w:asciiTheme="minorHAnsi" w:eastAsiaTheme="minorEastAsia" w:hAnsiTheme="minorHAnsi"/>
          <w:bCs w:val="0"/>
          <w:noProof/>
          <w:sz w:val="24"/>
          <w:szCs w:val="24"/>
          <w:lang w:val="en-GB" w:eastAsia="en-GB"/>
        </w:rPr>
      </w:pPr>
      <w:del w:id="101" w:author="Tandon, Akshat" w:date="2017-05-29T11:00:00Z">
        <w:r w:rsidRPr="00494FED" w:rsidDel="00494FED">
          <w:rPr>
            <w:rPrChange w:id="102" w:author="Tandon, Akshat" w:date="2017-05-29T11:00:00Z">
              <w:rPr>
                <w:rStyle w:val="Hyperlink"/>
                <w:bCs w:val="0"/>
                <w:noProof/>
              </w:rPr>
            </w:rPrChange>
          </w:rPr>
          <w:delText>Dedication</w:delText>
        </w:r>
        <w:r w:rsidDel="00494FED">
          <w:rPr>
            <w:noProof/>
            <w:webHidden/>
          </w:rPr>
          <w:tab/>
          <w:delText>v</w:delText>
        </w:r>
      </w:del>
    </w:p>
    <w:p w14:paraId="144A37F1" w14:textId="77777777" w:rsidR="00726916" w:rsidDel="00494FED" w:rsidRDefault="00726916">
      <w:pPr>
        <w:pStyle w:val="TOC2"/>
        <w:rPr>
          <w:del w:id="103" w:author="Tandon, Akshat" w:date="2017-05-29T11:00:00Z"/>
          <w:rFonts w:asciiTheme="minorHAnsi" w:eastAsiaTheme="minorEastAsia" w:hAnsiTheme="minorHAnsi"/>
          <w:bCs w:val="0"/>
          <w:noProof/>
          <w:sz w:val="24"/>
          <w:szCs w:val="24"/>
          <w:lang w:val="en-GB" w:eastAsia="en-GB"/>
        </w:rPr>
      </w:pPr>
      <w:del w:id="104" w:author="Tandon, Akshat" w:date="2017-05-29T11:00:00Z">
        <w:r w:rsidRPr="00494FED" w:rsidDel="00494FED">
          <w:rPr>
            <w:rPrChange w:id="105" w:author="Tandon, Akshat" w:date="2017-05-29T11:00:00Z">
              <w:rPr>
                <w:rStyle w:val="Hyperlink"/>
                <w:bCs w:val="0"/>
                <w:noProof/>
              </w:rPr>
            </w:rPrChange>
          </w:rPr>
          <w:delText>Acknowledgements</w:delText>
        </w:r>
        <w:r w:rsidDel="00494FED">
          <w:rPr>
            <w:noProof/>
            <w:webHidden/>
          </w:rPr>
          <w:tab/>
          <w:delText>vi</w:delText>
        </w:r>
      </w:del>
    </w:p>
    <w:p w14:paraId="7E50E3B3" w14:textId="77777777" w:rsidR="00726916" w:rsidDel="00494FED" w:rsidRDefault="00726916">
      <w:pPr>
        <w:pStyle w:val="TOC2"/>
        <w:rPr>
          <w:del w:id="106" w:author="Tandon, Akshat" w:date="2017-05-29T11:00:00Z"/>
          <w:rFonts w:asciiTheme="minorHAnsi" w:eastAsiaTheme="minorEastAsia" w:hAnsiTheme="minorHAnsi"/>
          <w:bCs w:val="0"/>
          <w:noProof/>
          <w:sz w:val="24"/>
          <w:szCs w:val="24"/>
          <w:lang w:val="en-GB" w:eastAsia="en-GB"/>
        </w:rPr>
      </w:pPr>
      <w:del w:id="107" w:author="Tandon, Akshat" w:date="2017-05-29T11:00:00Z">
        <w:r w:rsidRPr="00494FED" w:rsidDel="00494FED">
          <w:rPr>
            <w:rPrChange w:id="108" w:author="Tandon, Akshat" w:date="2017-05-29T11:00:00Z">
              <w:rPr>
                <w:rStyle w:val="Hyperlink"/>
                <w:bCs w:val="0"/>
                <w:noProof/>
              </w:rPr>
            </w:rPrChange>
          </w:rPr>
          <w:delText>Table of Contents</w:delText>
        </w:r>
        <w:r w:rsidDel="00494FED">
          <w:rPr>
            <w:noProof/>
            <w:webHidden/>
          </w:rPr>
          <w:tab/>
          <w:delText>vii</w:delText>
        </w:r>
      </w:del>
    </w:p>
    <w:p w14:paraId="003C515A" w14:textId="77777777" w:rsidR="00726916" w:rsidDel="00494FED" w:rsidRDefault="00726916">
      <w:pPr>
        <w:pStyle w:val="TOC2"/>
        <w:rPr>
          <w:del w:id="109" w:author="Tandon, Akshat" w:date="2017-05-29T11:00:00Z"/>
          <w:rFonts w:asciiTheme="minorHAnsi" w:eastAsiaTheme="minorEastAsia" w:hAnsiTheme="minorHAnsi"/>
          <w:bCs w:val="0"/>
          <w:noProof/>
          <w:sz w:val="24"/>
          <w:szCs w:val="24"/>
          <w:lang w:val="en-GB" w:eastAsia="en-GB"/>
        </w:rPr>
      </w:pPr>
      <w:del w:id="110" w:author="Tandon, Akshat" w:date="2017-05-29T11:00:00Z">
        <w:r w:rsidRPr="00494FED" w:rsidDel="00494FED">
          <w:rPr>
            <w:rPrChange w:id="111" w:author="Tandon, Akshat" w:date="2017-05-29T11:00:00Z">
              <w:rPr>
                <w:rStyle w:val="Hyperlink"/>
                <w:bCs w:val="0"/>
                <w:noProof/>
              </w:rPr>
            </w:rPrChange>
          </w:rPr>
          <w:delText>List of Tables</w:delText>
        </w:r>
        <w:r w:rsidDel="00494FED">
          <w:rPr>
            <w:noProof/>
            <w:webHidden/>
          </w:rPr>
          <w:tab/>
          <w:delText>viii</w:delText>
        </w:r>
      </w:del>
    </w:p>
    <w:p w14:paraId="25099EF9" w14:textId="77777777" w:rsidR="00726916" w:rsidDel="00494FED" w:rsidRDefault="00726916">
      <w:pPr>
        <w:pStyle w:val="TOC2"/>
        <w:rPr>
          <w:del w:id="112" w:author="Tandon, Akshat" w:date="2017-05-29T11:00:00Z"/>
          <w:rFonts w:asciiTheme="minorHAnsi" w:eastAsiaTheme="minorEastAsia" w:hAnsiTheme="minorHAnsi"/>
          <w:bCs w:val="0"/>
          <w:noProof/>
          <w:sz w:val="24"/>
          <w:szCs w:val="24"/>
          <w:lang w:val="en-GB" w:eastAsia="en-GB"/>
        </w:rPr>
      </w:pPr>
      <w:del w:id="113" w:author="Tandon, Akshat" w:date="2017-05-29T11:00:00Z">
        <w:r w:rsidRPr="00494FED" w:rsidDel="00494FED">
          <w:rPr>
            <w:rPrChange w:id="114" w:author="Tandon, Akshat" w:date="2017-05-29T11:00:00Z">
              <w:rPr>
                <w:rStyle w:val="Hyperlink"/>
                <w:bCs w:val="0"/>
                <w:noProof/>
              </w:rPr>
            </w:rPrChange>
          </w:rPr>
          <w:delText>List of Figures</w:delText>
        </w:r>
        <w:r w:rsidDel="00494FED">
          <w:rPr>
            <w:noProof/>
            <w:webHidden/>
          </w:rPr>
          <w:tab/>
          <w:delText>ix</w:delText>
        </w:r>
      </w:del>
    </w:p>
    <w:p w14:paraId="7D246F8D" w14:textId="77777777" w:rsidR="00726916" w:rsidDel="00494FED" w:rsidRDefault="00726916">
      <w:pPr>
        <w:pStyle w:val="TOC2"/>
        <w:rPr>
          <w:del w:id="115" w:author="Tandon, Akshat" w:date="2017-05-29T11:00:00Z"/>
          <w:rFonts w:asciiTheme="minorHAnsi" w:eastAsiaTheme="minorEastAsia" w:hAnsiTheme="minorHAnsi"/>
          <w:bCs w:val="0"/>
          <w:noProof/>
          <w:sz w:val="24"/>
          <w:szCs w:val="24"/>
          <w:lang w:val="en-GB" w:eastAsia="en-GB"/>
        </w:rPr>
      </w:pPr>
      <w:del w:id="116" w:author="Tandon, Akshat" w:date="2017-05-29T11:00:00Z">
        <w:r w:rsidRPr="00494FED" w:rsidDel="00494FED">
          <w:rPr>
            <w:rPrChange w:id="117" w:author="Tandon, Akshat" w:date="2017-05-29T11:00:00Z">
              <w:rPr>
                <w:rStyle w:val="Hyperlink"/>
                <w:bCs w:val="0"/>
                <w:noProof/>
              </w:rPr>
            </w:rPrChange>
          </w:rPr>
          <w:delText>List of Acronyms</w:delText>
        </w:r>
        <w:r w:rsidDel="00494FED">
          <w:rPr>
            <w:noProof/>
            <w:webHidden/>
          </w:rPr>
          <w:tab/>
          <w:delText>x</w:delText>
        </w:r>
      </w:del>
    </w:p>
    <w:p w14:paraId="79D86C2E" w14:textId="77777777" w:rsidR="00726916" w:rsidDel="00494FED" w:rsidRDefault="00726916">
      <w:pPr>
        <w:pStyle w:val="TOC2"/>
        <w:rPr>
          <w:del w:id="118" w:author="Tandon, Akshat" w:date="2017-05-29T11:00:00Z"/>
          <w:rFonts w:asciiTheme="minorHAnsi" w:eastAsiaTheme="minorEastAsia" w:hAnsiTheme="minorHAnsi"/>
          <w:bCs w:val="0"/>
          <w:noProof/>
          <w:sz w:val="24"/>
          <w:szCs w:val="24"/>
          <w:lang w:val="en-GB" w:eastAsia="en-GB"/>
        </w:rPr>
      </w:pPr>
      <w:del w:id="119" w:author="Tandon, Akshat" w:date="2017-05-29T11:00:00Z">
        <w:r w:rsidRPr="00494FED" w:rsidDel="00494FED">
          <w:rPr>
            <w:rPrChange w:id="120" w:author="Tandon, Akshat" w:date="2017-05-29T11:00:00Z">
              <w:rPr>
                <w:rStyle w:val="Hyperlink"/>
                <w:bCs w:val="0"/>
                <w:noProof/>
              </w:rPr>
            </w:rPrChange>
          </w:rPr>
          <w:delText>Glossary</w:delText>
        </w:r>
        <w:r w:rsidDel="00494FED">
          <w:rPr>
            <w:noProof/>
            <w:webHidden/>
          </w:rPr>
          <w:tab/>
          <w:delText>xi</w:delText>
        </w:r>
      </w:del>
    </w:p>
    <w:p w14:paraId="7EBB1991" w14:textId="77777777" w:rsidR="00726916" w:rsidDel="00494FED" w:rsidRDefault="00726916">
      <w:pPr>
        <w:pStyle w:val="TOC2"/>
        <w:rPr>
          <w:del w:id="121" w:author="Tandon, Akshat" w:date="2017-05-29T11:00:00Z"/>
          <w:rFonts w:asciiTheme="minorHAnsi" w:eastAsiaTheme="minorEastAsia" w:hAnsiTheme="minorHAnsi"/>
          <w:bCs w:val="0"/>
          <w:noProof/>
          <w:sz w:val="24"/>
          <w:szCs w:val="24"/>
          <w:lang w:val="en-GB" w:eastAsia="en-GB"/>
        </w:rPr>
      </w:pPr>
      <w:del w:id="122" w:author="Tandon, Akshat" w:date="2017-05-29T11:00:00Z">
        <w:r w:rsidRPr="00494FED" w:rsidDel="00494FED">
          <w:rPr>
            <w:rPrChange w:id="123" w:author="Tandon, Akshat" w:date="2017-05-29T11:00:00Z">
              <w:rPr>
                <w:rStyle w:val="Hyperlink"/>
                <w:bCs w:val="0"/>
                <w:noProof/>
              </w:rPr>
            </w:rPrChange>
          </w:rPr>
          <w:delText>Preface/Executive Summary/Image</w:delText>
        </w:r>
        <w:r w:rsidDel="00494FED">
          <w:rPr>
            <w:noProof/>
            <w:webHidden/>
          </w:rPr>
          <w:tab/>
          <w:delText>xii</w:delText>
        </w:r>
      </w:del>
    </w:p>
    <w:p w14:paraId="6AD0CF6D" w14:textId="77777777" w:rsidR="00726916" w:rsidDel="00494FED" w:rsidRDefault="00726916">
      <w:pPr>
        <w:pStyle w:val="TOC1"/>
        <w:tabs>
          <w:tab w:val="left" w:pos="1320"/>
          <w:tab w:val="right" w:leader="dot" w:pos="8290"/>
        </w:tabs>
        <w:rPr>
          <w:del w:id="124" w:author="Tandon, Akshat" w:date="2017-05-29T11:00:00Z"/>
          <w:rFonts w:asciiTheme="minorHAnsi" w:eastAsiaTheme="minorEastAsia" w:hAnsiTheme="minorHAnsi"/>
          <w:b w:val="0"/>
          <w:bCs w:val="0"/>
          <w:noProof/>
          <w:sz w:val="24"/>
          <w:lang w:val="en-GB" w:eastAsia="en-GB"/>
        </w:rPr>
      </w:pPr>
      <w:del w:id="125" w:author="Tandon, Akshat" w:date="2017-05-29T11:00:00Z">
        <w:r w:rsidRPr="00494FED" w:rsidDel="00494FED">
          <w:rPr>
            <w:rPrChange w:id="126" w:author="Tandon, Akshat" w:date="2017-05-29T11:00:00Z">
              <w:rPr>
                <w:rStyle w:val="Hyperlink"/>
                <w:b w:val="0"/>
                <w:bCs w:val="0"/>
                <w:noProof/>
              </w:rPr>
            </w:rPrChange>
          </w:rPr>
          <w:delText>Chapter 1.</w:delText>
        </w:r>
        <w:r w:rsidDel="00494FED">
          <w:rPr>
            <w:rFonts w:asciiTheme="minorHAnsi" w:eastAsiaTheme="minorEastAsia" w:hAnsiTheme="minorHAnsi"/>
            <w:b w:val="0"/>
            <w:bCs w:val="0"/>
            <w:noProof/>
            <w:sz w:val="24"/>
            <w:lang w:val="en-GB" w:eastAsia="en-GB"/>
          </w:rPr>
          <w:tab/>
        </w:r>
        <w:r w:rsidRPr="00494FED" w:rsidDel="00494FED">
          <w:rPr>
            <w:rPrChange w:id="127" w:author="Tandon, Akshat" w:date="2017-05-29T11:00:00Z">
              <w:rPr>
                <w:rStyle w:val="Hyperlink"/>
                <w:b w:val="0"/>
                <w:bCs w:val="0"/>
                <w:noProof/>
              </w:rPr>
            </w:rPrChange>
          </w:rPr>
          <w:delText>Introduction</w:delText>
        </w:r>
        <w:r w:rsidDel="00494FED">
          <w:rPr>
            <w:noProof/>
            <w:webHidden/>
          </w:rPr>
          <w:tab/>
          <w:delText>1</w:delText>
        </w:r>
      </w:del>
    </w:p>
    <w:p w14:paraId="67B27D42" w14:textId="77777777" w:rsidR="00726916" w:rsidDel="00494FED" w:rsidRDefault="00726916">
      <w:pPr>
        <w:pStyle w:val="TOC2"/>
        <w:tabs>
          <w:tab w:val="left" w:pos="662"/>
        </w:tabs>
        <w:rPr>
          <w:del w:id="128" w:author="Tandon, Akshat" w:date="2017-05-29T11:00:00Z"/>
          <w:rFonts w:asciiTheme="minorHAnsi" w:eastAsiaTheme="minorEastAsia" w:hAnsiTheme="minorHAnsi"/>
          <w:bCs w:val="0"/>
          <w:noProof/>
          <w:sz w:val="24"/>
          <w:szCs w:val="24"/>
          <w:lang w:val="en-GB" w:eastAsia="en-GB"/>
        </w:rPr>
      </w:pPr>
      <w:del w:id="129" w:author="Tandon, Akshat" w:date="2017-05-29T11:00:00Z">
        <w:r w:rsidRPr="00494FED" w:rsidDel="00494FED">
          <w:rPr>
            <w:rPrChange w:id="130" w:author="Tandon, Akshat" w:date="2017-05-29T11:00:00Z">
              <w:rPr>
                <w:rStyle w:val="Hyperlink"/>
                <w:bCs w:val="0"/>
                <w:noProof/>
              </w:rPr>
            </w:rPrChange>
          </w:rPr>
          <w:delText>1.1.</w:delText>
        </w:r>
        <w:r w:rsidDel="00494FED">
          <w:rPr>
            <w:rFonts w:asciiTheme="minorHAnsi" w:eastAsiaTheme="minorEastAsia" w:hAnsiTheme="minorHAnsi"/>
            <w:bCs w:val="0"/>
            <w:noProof/>
            <w:sz w:val="24"/>
            <w:szCs w:val="24"/>
            <w:lang w:val="en-GB" w:eastAsia="en-GB"/>
          </w:rPr>
          <w:tab/>
        </w:r>
        <w:r w:rsidRPr="00494FED" w:rsidDel="00494FED">
          <w:rPr>
            <w:rPrChange w:id="131" w:author="Tandon, Akshat" w:date="2017-05-29T11:00:00Z">
              <w:rPr>
                <w:rStyle w:val="Hyperlink"/>
                <w:bCs w:val="0"/>
                <w:noProof/>
              </w:rPr>
            </w:rPrChange>
          </w:rPr>
          <w:delText>Motivation</w:delText>
        </w:r>
        <w:r w:rsidDel="00494FED">
          <w:rPr>
            <w:noProof/>
            <w:webHidden/>
          </w:rPr>
          <w:tab/>
          <w:delText>1</w:delText>
        </w:r>
      </w:del>
    </w:p>
    <w:p w14:paraId="457C4623" w14:textId="77777777" w:rsidR="00726916" w:rsidDel="00494FED" w:rsidRDefault="00726916">
      <w:pPr>
        <w:pStyle w:val="TOC2"/>
        <w:tabs>
          <w:tab w:val="left" w:pos="662"/>
        </w:tabs>
        <w:rPr>
          <w:del w:id="132" w:author="Tandon, Akshat" w:date="2017-05-29T11:00:00Z"/>
          <w:rFonts w:asciiTheme="minorHAnsi" w:eastAsiaTheme="minorEastAsia" w:hAnsiTheme="minorHAnsi"/>
          <w:bCs w:val="0"/>
          <w:noProof/>
          <w:sz w:val="24"/>
          <w:szCs w:val="24"/>
          <w:lang w:val="en-GB" w:eastAsia="en-GB"/>
        </w:rPr>
      </w:pPr>
      <w:del w:id="133" w:author="Tandon, Akshat" w:date="2017-05-29T11:00:00Z">
        <w:r w:rsidRPr="00494FED" w:rsidDel="00494FED">
          <w:rPr>
            <w:rPrChange w:id="134" w:author="Tandon, Akshat" w:date="2017-05-29T11:00:00Z">
              <w:rPr>
                <w:rStyle w:val="Hyperlink"/>
                <w:bCs w:val="0"/>
                <w:noProof/>
              </w:rPr>
            </w:rPrChange>
          </w:rPr>
          <w:delText>1.2.</w:delText>
        </w:r>
        <w:r w:rsidDel="00494FED">
          <w:rPr>
            <w:rFonts w:asciiTheme="minorHAnsi" w:eastAsiaTheme="minorEastAsia" w:hAnsiTheme="minorHAnsi"/>
            <w:bCs w:val="0"/>
            <w:noProof/>
            <w:sz w:val="24"/>
            <w:szCs w:val="24"/>
            <w:lang w:val="en-GB" w:eastAsia="en-GB"/>
          </w:rPr>
          <w:tab/>
        </w:r>
        <w:r w:rsidRPr="00494FED" w:rsidDel="00494FED">
          <w:rPr>
            <w:rPrChange w:id="135" w:author="Tandon, Akshat" w:date="2017-05-29T11:00:00Z">
              <w:rPr>
                <w:rStyle w:val="Hyperlink"/>
                <w:bCs w:val="0"/>
                <w:noProof/>
              </w:rPr>
            </w:rPrChange>
          </w:rPr>
          <w:delText>Process Summary</w:delText>
        </w:r>
        <w:r w:rsidDel="00494FED">
          <w:rPr>
            <w:noProof/>
            <w:webHidden/>
          </w:rPr>
          <w:tab/>
          <w:delText>1</w:delText>
        </w:r>
      </w:del>
    </w:p>
    <w:p w14:paraId="4B9B7B8A" w14:textId="77777777" w:rsidR="00726916" w:rsidDel="00494FED" w:rsidRDefault="00726916">
      <w:pPr>
        <w:pStyle w:val="TOC2"/>
        <w:tabs>
          <w:tab w:val="left" w:pos="662"/>
        </w:tabs>
        <w:rPr>
          <w:del w:id="136" w:author="Tandon, Akshat" w:date="2017-05-29T11:00:00Z"/>
          <w:rFonts w:asciiTheme="minorHAnsi" w:eastAsiaTheme="minorEastAsia" w:hAnsiTheme="minorHAnsi"/>
          <w:bCs w:val="0"/>
          <w:noProof/>
          <w:sz w:val="24"/>
          <w:szCs w:val="24"/>
          <w:lang w:val="en-GB" w:eastAsia="en-GB"/>
        </w:rPr>
      </w:pPr>
      <w:del w:id="137" w:author="Tandon, Akshat" w:date="2017-05-29T11:00:00Z">
        <w:r w:rsidRPr="00494FED" w:rsidDel="00494FED">
          <w:rPr>
            <w:rPrChange w:id="138" w:author="Tandon, Akshat" w:date="2017-05-29T11:00:00Z">
              <w:rPr>
                <w:rStyle w:val="Hyperlink"/>
                <w:bCs w:val="0"/>
                <w:noProof/>
              </w:rPr>
            </w:rPrChange>
          </w:rPr>
          <w:delText>1.3.</w:delText>
        </w:r>
        <w:r w:rsidDel="00494FED">
          <w:rPr>
            <w:rFonts w:asciiTheme="minorHAnsi" w:eastAsiaTheme="minorEastAsia" w:hAnsiTheme="minorHAnsi"/>
            <w:bCs w:val="0"/>
            <w:noProof/>
            <w:sz w:val="24"/>
            <w:szCs w:val="24"/>
            <w:lang w:val="en-GB" w:eastAsia="en-GB"/>
          </w:rPr>
          <w:tab/>
        </w:r>
        <w:r w:rsidRPr="00494FED" w:rsidDel="00494FED">
          <w:rPr>
            <w:rPrChange w:id="139" w:author="Tandon, Akshat" w:date="2017-05-29T11:00:00Z">
              <w:rPr>
                <w:rStyle w:val="Hyperlink"/>
                <w:bCs w:val="0"/>
                <w:noProof/>
              </w:rPr>
            </w:rPrChange>
          </w:rPr>
          <w:delText>Aim</w:delText>
        </w:r>
        <w:r w:rsidDel="00494FED">
          <w:rPr>
            <w:noProof/>
            <w:webHidden/>
          </w:rPr>
          <w:tab/>
          <w:delText>2</w:delText>
        </w:r>
      </w:del>
    </w:p>
    <w:p w14:paraId="26DF3A45" w14:textId="77777777" w:rsidR="00726916" w:rsidDel="00494FED" w:rsidRDefault="00726916">
      <w:pPr>
        <w:pStyle w:val="TOC1"/>
        <w:tabs>
          <w:tab w:val="left" w:pos="1320"/>
          <w:tab w:val="right" w:leader="dot" w:pos="8290"/>
        </w:tabs>
        <w:rPr>
          <w:del w:id="140" w:author="Tandon, Akshat" w:date="2017-05-29T11:00:00Z"/>
          <w:rFonts w:asciiTheme="minorHAnsi" w:eastAsiaTheme="minorEastAsia" w:hAnsiTheme="minorHAnsi"/>
          <w:b w:val="0"/>
          <w:bCs w:val="0"/>
          <w:noProof/>
          <w:sz w:val="24"/>
          <w:lang w:val="en-GB" w:eastAsia="en-GB"/>
        </w:rPr>
      </w:pPr>
      <w:del w:id="141" w:author="Tandon, Akshat" w:date="2017-05-29T11:00:00Z">
        <w:r w:rsidRPr="00494FED" w:rsidDel="00494FED">
          <w:rPr>
            <w:rPrChange w:id="142" w:author="Tandon, Akshat" w:date="2017-05-29T11:00:00Z">
              <w:rPr>
                <w:rStyle w:val="Hyperlink"/>
                <w:b w:val="0"/>
                <w:bCs w:val="0"/>
                <w:noProof/>
              </w:rPr>
            </w:rPrChange>
          </w:rPr>
          <w:delText>Chapter 2.</w:delText>
        </w:r>
        <w:r w:rsidDel="00494FED">
          <w:rPr>
            <w:rFonts w:asciiTheme="minorHAnsi" w:eastAsiaTheme="minorEastAsia" w:hAnsiTheme="minorHAnsi"/>
            <w:b w:val="0"/>
            <w:bCs w:val="0"/>
            <w:noProof/>
            <w:sz w:val="24"/>
            <w:lang w:val="en-GB" w:eastAsia="en-GB"/>
          </w:rPr>
          <w:tab/>
        </w:r>
        <w:r w:rsidRPr="00494FED" w:rsidDel="00494FED">
          <w:rPr>
            <w:rPrChange w:id="143" w:author="Tandon, Akshat" w:date="2017-05-29T11:00:00Z">
              <w:rPr>
                <w:rStyle w:val="Hyperlink"/>
                <w:b w:val="0"/>
                <w:bCs w:val="0"/>
                <w:noProof/>
              </w:rPr>
            </w:rPrChange>
          </w:rPr>
          <w:delText>Process Analysis</w:delText>
        </w:r>
        <w:r w:rsidDel="00494FED">
          <w:rPr>
            <w:noProof/>
            <w:webHidden/>
          </w:rPr>
          <w:tab/>
          <w:delText>3</w:delText>
        </w:r>
      </w:del>
    </w:p>
    <w:p w14:paraId="5CCB3A70" w14:textId="77777777" w:rsidR="00726916" w:rsidDel="00494FED" w:rsidRDefault="00726916">
      <w:pPr>
        <w:pStyle w:val="TOC2"/>
        <w:tabs>
          <w:tab w:val="left" w:pos="662"/>
        </w:tabs>
        <w:rPr>
          <w:del w:id="144" w:author="Tandon, Akshat" w:date="2017-05-29T11:00:00Z"/>
          <w:rFonts w:asciiTheme="minorHAnsi" w:eastAsiaTheme="minorEastAsia" w:hAnsiTheme="minorHAnsi"/>
          <w:bCs w:val="0"/>
          <w:noProof/>
          <w:sz w:val="24"/>
          <w:szCs w:val="24"/>
          <w:lang w:val="en-GB" w:eastAsia="en-GB"/>
        </w:rPr>
      </w:pPr>
      <w:del w:id="145" w:author="Tandon, Akshat" w:date="2017-05-29T11:00:00Z">
        <w:r w:rsidRPr="00494FED" w:rsidDel="00494FED">
          <w:rPr>
            <w:rPrChange w:id="146" w:author="Tandon, Akshat" w:date="2017-05-29T11:00:00Z">
              <w:rPr>
                <w:rStyle w:val="Hyperlink"/>
                <w:bCs w:val="0"/>
                <w:noProof/>
              </w:rPr>
            </w:rPrChange>
          </w:rPr>
          <w:delText>2.1.</w:delText>
        </w:r>
        <w:r w:rsidDel="00494FED">
          <w:rPr>
            <w:rFonts w:asciiTheme="minorHAnsi" w:eastAsiaTheme="minorEastAsia" w:hAnsiTheme="minorHAnsi"/>
            <w:bCs w:val="0"/>
            <w:noProof/>
            <w:sz w:val="24"/>
            <w:szCs w:val="24"/>
            <w:lang w:val="en-GB" w:eastAsia="en-GB"/>
          </w:rPr>
          <w:tab/>
        </w:r>
        <w:r w:rsidRPr="00494FED" w:rsidDel="00494FED">
          <w:rPr>
            <w:rPrChange w:id="147" w:author="Tandon, Akshat" w:date="2017-05-29T11:00:00Z">
              <w:rPr>
                <w:rStyle w:val="Hyperlink"/>
                <w:bCs w:val="0"/>
                <w:noProof/>
              </w:rPr>
            </w:rPrChange>
          </w:rPr>
          <w:delText>Process Description</w:delText>
        </w:r>
        <w:r w:rsidDel="00494FED">
          <w:rPr>
            <w:noProof/>
            <w:webHidden/>
          </w:rPr>
          <w:tab/>
          <w:delText>3</w:delText>
        </w:r>
      </w:del>
    </w:p>
    <w:p w14:paraId="7B8DBE90" w14:textId="77777777" w:rsidR="00726916" w:rsidDel="00494FED" w:rsidRDefault="00726916">
      <w:pPr>
        <w:pStyle w:val="TOC1"/>
        <w:tabs>
          <w:tab w:val="left" w:pos="1320"/>
          <w:tab w:val="right" w:leader="dot" w:pos="8290"/>
        </w:tabs>
        <w:rPr>
          <w:del w:id="148" w:author="Tandon, Akshat" w:date="2017-05-29T11:00:00Z"/>
          <w:rFonts w:asciiTheme="minorHAnsi" w:eastAsiaTheme="minorEastAsia" w:hAnsiTheme="minorHAnsi"/>
          <w:b w:val="0"/>
          <w:bCs w:val="0"/>
          <w:noProof/>
          <w:sz w:val="24"/>
          <w:lang w:val="en-GB" w:eastAsia="en-GB"/>
        </w:rPr>
      </w:pPr>
      <w:del w:id="149" w:author="Tandon, Akshat" w:date="2017-05-29T11:00:00Z">
        <w:r w:rsidRPr="00494FED" w:rsidDel="00494FED">
          <w:rPr>
            <w:rPrChange w:id="150" w:author="Tandon, Akshat" w:date="2017-05-29T11:00:00Z">
              <w:rPr>
                <w:rStyle w:val="Hyperlink"/>
                <w:b w:val="0"/>
                <w:bCs w:val="0"/>
                <w:noProof/>
              </w:rPr>
            </w:rPrChange>
          </w:rPr>
          <w:delText>Chapter 3.</w:delText>
        </w:r>
        <w:r w:rsidDel="00494FED">
          <w:rPr>
            <w:rFonts w:asciiTheme="minorHAnsi" w:eastAsiaTheme="minorEastAsia" w:hAnsiTheme="minorHAnsi"/>
            <w:b w:val="0"/>
            <w:bCs w:val="0"/>
            <w:noProof/>
            <w:sz w:val="24"/>
            <w:lang w:val="en-GB" w:eastAsia="en-GB"/>
          </w:rPr>
          <w:tab/>
        </w:r>
        <w:r w:rsidRPr="00494FED" w:rsidDel="00494FED">
          <w:rPr>
            <w:rPrChange w:id="151" w:author="Tandon, Akshat" w:date="2017-05-29T11:00:00Z">
              <w:rPr>
                <w:rStyle w:val="Hyperlink"/>
                <w:b w:val="0"/>
                <w:bCs w:val="0"/>
                <w:noProof/>
              </w:rPr>
            </w:rPrChange>
          </w:rPr>
          <w:delText>Proposed Solutions</w:delText>
        </w:r>
        <w:r w:rsidDel="00494FED">
          <w:rPr>
            <w:noProof/>
            <w:webHidden/>
          </w:rPr>
          <w:tab/>
          <w:delText>4</w:delText>
        </w:r>
      </w:del>
    </w:p>
    <w:p w14:paraId="07D49F64" w14:textId="77777777" w:rsidR="00726916" w:rsidDel="00494FED" w:rsidRDefault="00726916">
      <w:pPr>
        <w:pStyle w:val="TOC2"/>
        <w:tabs>
          <w:tab w:val="left" w:pos="662"/>
        </w:tabs>
        <w:rPr>
          <w:del w:id="152" w:author="Tandon, Akshat" w:date="2017-05-29T11:00:00Z"/>
          <w:rFonts w:asciiTheme="minorHAnsi" w:eastAsiaTheme="minorEastAsia" w:hAnsiTheme="minorHAnsi"/>
          <w:bCs w:val="0"/>
          <w:noProof/>
          <w:sz w:val="24"/>
          <w:szCs w:val="24"/>
          <w:lang w:val="en-GB" w:eastAsia="en-GB"/>
        </w:rPr>
      </w:pPr>
      <w:del w:id="153" w:author="Tandon, Akshat" w:date="2017-05-29T11:00:00Z">
        <w:r w:rsidRPr="00494FED" w:rsidDel="00494FED">
          <w:rPr>
            <w:rPrChange w:id="154" w:author="Tandon, Akshat" w:date="2017-05-29T11:00:00Z">
              <w:rPr>
                <w:rStyle w:val="Hyperlink"/>
                <w:bCs w:val="0"/>
                <w:noProof/>
              </w:rPr>
            </w:rPrChange>
          </w:rPr>
          <w:delText>3.1.</w:delText>
        </w:r>
        <w:r w:rsidDel="00494FED">
          <w:rPr>
            <w:rFonts w:asciiTheme="minorHAnsi" w:eastAsiaTheme="minorEastAsia" w:hAnsiTheme="minorHAnsi"/>
            <w:bCs w:val="0"/>
            <w:noProof/>
            <w:sz w:val="24"/>
            <w:szCs w:val="24"/>
            <w:lang w:val="en-GB" w:eastAsia="en-GB"/>
          </w:rPr>
          <w:tab/>
        </w:r>
        <w:r w:rsidRPr="00494FED" w:rsidDel="00494FED">
          <w:rPr>
            <w:rPrChange w:id="155" w:author="Tandon, Akshat" w:date="2017-05-29T11:00:00Z">
              <w:rPr>
                <w:rStyle w:val="Hyperlink"/>
                <w:bCs w:val="0"/>
                <w:noProof/>
              </w:rPr>
            </w:rPrChange>
          </w:rPr>
          <w:delText>Standardization of the process</w:delText>
        </w:r>
        <w:r w:rsidDel="00494FED">
          <w:rPr>
            <w:noProof/>
            <w:webHidden/>
          </w:rPr>
          <w:tab/>
          <w:delText>4</w:delText>
        </w:r>
      </w:del>
    </w:p>
    <w:p w14:paraId="02F36339" w14:textId="77777777" w:rsidR="00726916" w:rsidDel="00494FED" w:rsidRDefault="00726916">
      <w:pPr>
        <w:pStyle w:val="TOC2"/>
        <w:tabs>
          <w:tab w:val="left" w:pos="662"/>
        </w:tabs>
        <w:rPr>
          <w:del w:id="156" w:author="Tandon, Akshat" w:date="2017-05-29T11:00:00Z"/>
          <w:rFonts w:asciiTheme="minorHAnsi" w:eastAsiaTheme="minorEastAsia" w:hAnsiTheme="minorHAnsi"/>
          <w:bCs w:val="0"/>
          <w:noProof/>
          <w:sz w:val="24"/>
          <w:szCs w:val="24"/>
          <w:lang w:val="en-GB" w:eastAsia="en-GB"/>
        </w:rPr>
      </w:pPr>
      <w:del w:id="157" w:author="Tandon, Akshat" w:date="2017-05-29T11:00:00Z">
        <w:r w:rsidRPr="00494FED" w:rsidDel="00494FED">
          <w:rPr>
            <w:rPrChange w:id="158" w:author="Tandon, Akshat" w:date="2017-05-29T11:00:00Z">
              <w:rPr>
                <w:rStyle w:val="Hyperlink"/>
                <w:bCs w:val="0"/>
                <w:noProof/>
              </w:rPr>
            </w:rPrChange>
          </w:rPr>
          <w:delText>3.2.</w:delText>
        </w:r>
        <w:r w:rsidDel="00494FED">
          <w:rPr>
            <w:rFonts w:asciiTheme="minorHAnsi" w:eastAsiaTheme="minorEastAsia" w:hAnsiTheme="minorHAnsi"/>
            <w:bCs w:val="0"/>
            <w:noProof/>
            <w:sz w:val="24"/>
            <w:szCs w:val="24"/>
            <w:lang w:val="en-GB" w:eastAsia="en-GB"/>
          </w:rPr>
          <w:tab/>
        </w:r>
        <w:r w:rsidRPr="00494FED" w:rsidDel="00494FED">
          <w:rPr>
            <w:rPrChange w:id="159" w:author="Tandon, Akshat" w:date="2017-05-29T11:00:00Z">
              <w:rPr>
                <w:rStyle w:val="Hyperlink"/>
                <w:bCs w:val="0"/>
                <w:noProof/>
              </w:rPr>
            </w:rPrChange>
          </w:rPr>
          <w:delText>Possible Solutions</w:delText>
        </w:r>
        <w:r w:rsidDel="00494FED">
          <w:rPr>
            <w:noProof/>
            <w:webHidden/>
          </w:rPr>
          <w:tab/>
          <w:delText>4</w:delText>
        </w:r>
      </w:del>
    </w:p>
    <w:p w14:paraId="4E323568" w14:textId="77777777" w:rsidR="00726916" w:rsidDel="00494FED" w:rsidRDefault="00726916">
      <w:pPr>
        <w:pStyle w:val="TOC1"/>
        <w:tabs>
          <w:tab w:val="left" w:pos="1320"/>
          <w:tab w:val="right" w:leader="dot" w:pos="8290"/>
        </w:tabs>
        <w:rPr>
          <w:del w:id="160" w:author="Tandon, Akshat" w:date="2017-05-29T11:00:00Z"/>
          <w:rFonts w:asciiTheme="minorHAnsi" w:eastAsiaTheme="minorEastAsia" w:hAnsiTheme="minorHAnsi"/>
          <w:b w:val="0"/>
          <w:bCs w:val="0"/>
          <w:noProof/>
          <w:sz w:val="24"/>
          <w:lang w:val="en-GB" w:eastAsia="en-GB"/>
        </w:rPr>
      </w:pPr>
      <w:del w:id="161" w:author="Tandon, Akshat" w:date="2017-05-29T11:00:00Z">
        <w:r w:rsidRPr="00494FED" w:rsidDel="00494FED">
          <w:rPr>
            <w:rPrChange w:id="162" w:author="Tandon, Akshat" w:date="2017-05-29T11:00:00Z">
              <w:rPr>
                <w:rStyle w:val="Hyperlink"/>
                <w:b w:val="0"/>
                <w:bCs w:val="0"/>
                <w:noProof/>
              </w:rPr>
            </w:rPrChange>
          </w:rPr>
          <w:delText>Chapter 4.</w:delText>
        </w:r>
        <w:r w:rsidDel="00494FED">
          <w:rPr>
            <w:rFonts w:asciiTheme="minorHAnsi" w:eastAsiaTheme="minorEastAsia" w:hAnsiTheme="minorHAnsi"/>
            <w:b w:val="0"/>
            <w:bCs w:val="0"/>
            <w:noProof/>
            <w:sz w:val="24"/>
            <w:lang w:val="en-GB" w:eastAsia="en-GB"/>
          </w:rPr>
          <w:tab/>
        </w:r>
        <w:r w:rsidRPr="00494FED" w:rsidDel="00494FED">
          <w:rPr>
            <w:rPrChange w:id="163" w:author="Tandon, Akshat" w:date="2017-05-29T11:00:00Z">
              <w:rPr>
                <w:rStyle w:val="Hyperlink"/>
                <w:b w:val="0"/>
                <w:bCs w:val="0"/>
                <w:noProof/>
              </w:rPr>
            </w:rPrChange>
          </w:rPr>
          <w:delText>Technologies and Methodologies</w:delText>
        </w:r>
        <w:r w:rsidDel="00494FED">
          <w:rPr>
            <w:noProof/>
            <w:webHidden/>
          </w:rPr>
          <w:tab/>
          <w:delText>7</w:delText>
        </w:r>
      </w:del>
    </w:p>
    <w:p w14:paraId="7737BD5B" w14:textId="77777777" w:rsidR="00726916" w:rsidDel="00494FED" w:rsidRDefault="00726916">
      <w:pPr>
        <w:pStyle w:val="TOC2"/>
        <w:tabs>
          <w:tab w:val="left" w:pos="662"/>
        </w:tabs>
        <w:rPr>
          <w:del w:id="164" w:author="Tandon, Akshat" w:date="2017-05-29T11:00:00Z"/>
          <w:rFonts w:asciiTheme="minorHAnsi" w:eastAsiaTheme="minorEastAsia" w:hAnsiTheme="minorHAnsi"/>
          <w:bCs w:val="0"/>
          <w:noProof/>
          <w:sz w:val="24"/>
          <w:szCs w:val="24"/>
          <w:lang w:val="en-GB" w:eastAsia="en-GB"/>
        </w:rPr>
      </w:pPr>
      <w:del w:id="165" w:author="Tandon, Akshat" w:date="2017-05-29T11:00:00Z">
        <w:r w:rsidRPr="00494FED" w:rsidDel="00494FED">
          <w:rPr>
            <w:rPrChange w:id="166" w:author="Tandon, Akshat" w:date="2017-05-29T11:00:00Z">
              <w:rPr>
                <w:rStyle w:val="Hyperlink"/>
                <w:bCs w:val="0"/>
                <w:noProof/>
              </w:rPr>
            </w:rPrChange>
          </w:rPr>
          <w:delText>4.1.</w:delText>
        </w:r>
        <w:r w:rsidDel="00494FED">
          <w:rPr>
            <w:rFonts w:asciiTheme="minorHAnsi" w:eastAsiaTheme="minorEastAsia" w:hAnsiTheme="minorHAnsi"/>
            <w:bCs w:val="0"/>
            <w:noProof/>
            <w:sz w:val="24"/>
            <w:szCs w:val="24"/>
            <w:lang w:val="en-GB" w:eastAsia="en-GB"/>
          </w:rPr>
          <w:tab/>
        </w:r>
        <w:r w:rsidRPr="00494FED" w:rsidDel="00494FED">
          <w:rPr>
            <w:rPrChange w:id="167" w:author="Tandon, Akshat" w:date="2017-05-29T11:00:00Z">
              <w:rPr>
                <w:rStyle w:val="Hyperlink"/>
                <w:bCs w:val="0"/>
                <w:noProof/>
              </w:rPr>
            </w:rPrChange>
          </w:rPr>
          <w:delText>Development Environment</w:delText>
        </w:r>
        <w:r w:rsidDel="00494FED">
          <w:rPr>
            <w:noProof/>
            <w:webHidden/>
          </w:rPr>
          <w:tab/>
          <w:delText>7</w:delText>
        </w:r>
      </w:del>
    </w:p>
    <w:p w14:paraId="30685674" w14:textId="77777777" w:rsidR="00726916" w:rsidDel="00494FED" w:rsidRDefault="00726916">
      <w:pPr>
        <w:pStyle w:val="TOC1"/>
        <w:tabs>
          <w:tab w:val="left" w:pos="1320"/>
          <w:tab w:val="right" w:leader="dot" w:pos="8290"/>
        </w:tabs>
        <w:rPr>
          <w:del w:id="168" w:author="Tandon, Akshat" w:date="2017-05-29T11:00:00Z"/>
          <w:rFonts w:asciiTheme="minorHAnsi" w:eastAsiaTheme="minorEastAsia" w:hAnsiTheme="minorHAnsi"/>
          <w:b w:val="0"/>
          <w:bCs w:val="0"/>
          <w:noProof/>
          <w:sz w:val="24"/>
          <w:lang w:val="en-GB" w:eastAsia="en-GB"/>
        </w:rPr>
      </w:pPr>
      <w:del w:id="169" w:author="Tandon, Akshat" w:date="2017-05-29T11:00:00Z">
        <w:r w:rsidRPr="00494FED" w:rsidDel="00494FED">
          <w:rPr>
            <w:rPrChange w:id="170" w:author="Tandon, Akshat" w:date="2017-05-29T11:00:00Z">
              <w:rPr>
                <w:rStyle w:val="Hyperlink"/>
                <w:b w:val="0"/>
                <w:bCs w:val="0"/>
                <w:noProof/>
              </w:rPr>
            </w:rPrChange>
          </w:rPr>
          <w:delText>Chapter 5.</w:delText>
        </w:r>
        <w:r w:rsidDel="00494FED">
          <w:rPr>
            <w:rFonts w:asciiTheme="minorHAnsi" w:eastAsiaTheme="minorEastAsia" w:hAnsiTheme="minorHAnsi"/>
            <w:b w:val="0"/>
            <w:bCs w:val="0"/>
            <w:noProof/>
            <w:sz w:val="24"/>
            <w:lang w:val="en-GB" w:eastAsia="en-GB"/>
          </w:rPr>
          <w:tab/>
        </w:r>
        <w:r w:rsidRPr="00494FED" w:rsidDel="00494FED">
          <w:rPr>
            <w:rPrChange w:id="171" w:author="Tandon, Akshat" w:date="2017-05-29T11:00:00Z">
              <w:rPr>
                <w:rStyle w:val="Hyperlink"/>
                <w:b w:val="0"/>
                <w:bCs w:val="0"/>
                <w:noProof/>
              </w:rPr>
            </w:rPrChange>
          </w:rPr>
          <w:delText>Technical walkthrough</w:delText>
        </w:r>
        <w:r w:rsidDel="00494FED">
          <w:rPr>
            <w:noProof/>
            <w:webHidden/>
          </w:rPr>
          <w:tab/>
          <w:delText>8</w:delText>
        </w:r>
      </w:del>
    </w:p>
    <w:p w14:paraId="2DC96680" w14:textId="77777777" w:rsidR="00726916" w:rsidDel="00494FED" w:rsidRDefault="00726916">
      <w:pPr>
        <w:pStyle w:val="TOC1"/>
        <w:tabs>
          <w:tab w:val="left" w:pos="1320"/>
          <w:tab w:val="right" w:leader="dot" w:pos="8290"/>
        </w:tabs>
        <w:rPr>
          <w:del w:id="172" w:author="Tandon, Akshat" w:date="2017-05-29T11:00:00Z"/>
          <w:rFonts w:asciiTheme="minorHAnsi" w:eastAsiaTheme="minorEastAsia" w:hAnsiTheme="minorHAnsi"/>
          <w:b w:val="0"/>
          <w:bCs w:val="0"/>
          <w:noProof/>
          <w:sz w:val="24"/>
          <w:lang w:val="en-GB" w:eastAsia="en-GB"/>
        </w:rPr>
      </w:pPr>
      <w:del w:id="173" w:author="Tandon, Akshat" w:date="2017-05-29T11:00:00Z">
        <w:r w:rsidRPr="00494FED" w:rsidDel="00494FED">
          <w:rPr>
            <w:rPrChange w:id="174" w:author="Tandon, Akshat" w:date="2017-05-29T11:00:00Z">
              <w:rPr>
                <w:rStyle w:val="Hyperlink"/>
                <w:b w:val="0"/>
                <w:bCs w:val="0"/>
                <w:noProof/>
              </w:rPr>
            </w:rPrChange>
          </w:rPr>
          <w:delText>Chapter 6.</w:delText>
        </w:r>
        <w:r w:rsidDel="00494FED">
          <w:rPr>
            <w:rFonts w:asciiTheme="minorHAnsi" w:eastAsiaTheme="minorEastAsia" w:hAnsiTheme="minorHAnsi"/>
            <w:b w:val="0"/>
            <w:bCs w:val="0"/>
            <w:noProof/>
            <w:sz w:val="24"/>
            <w:lang w:val="en-GB" w:eastAsia="en-GB"/>
          </w:rPr>
          <w:tab/>
        </w:r>
        <w:r w:rsidRPr="00494FED" w:rsidDel="00494FED">
          <w:rPr>
            <w:rPrChange w:id="175" w:author="Tandon, Akshat" w:date="2017-05-29T11:00:00Z">
              <w:rPr>
                <w:rStyle w:val="Hyperlink"/>
                <w:b w:val="0"/>
                <w:bCs w:val="0"/>
                <w:noProof/>
              </w:rPr>
            </w:rPrChange>
          </w:rPr>
          <w:delText>Plagiarism Check</w:delText>
        </w:r>
        <w:r w:rsidDel="00494FED">
          <w:rPr>
            <w:noProof/>
            <w:webHidden/>
          </w:rPr>
          <w:tab/>
          <w:delText>9</w:delText>
        </w:r>
      </w:del>
    </w:p>
    <w:p w14:paraId="226E057B" w14:textId="77777777" w:rsidR="00726916" w:rsidDel="00494FED" w:rsidRDefault="00726916">
      <w:pPr>
        <w:pStyle w:val="TOC1"/>
        <w:tabs>
          <w:tab w:val="left" w:pos="1320"/>
          <w:tab w:val="right" w:leader="dot" w:pos="8290"/>
        </w:tabs>
        <w:rPr>
          <w:del w:id="176" w:author="Tandon, Akshat" w:date="2017-05-29T11:00:00Z"/>
          <w:rFonts w:asciiTheme="minorHAnsi" w:eastAsiaTheme="minorEastAsia" w:hAnsiTheme="minorHAnsi"/>
          <w:b w:val="0"/>
          <w:bCs w:val="0"/>
          <w:noProof/>
          <w:sz w:val="24"/>
          <w:lang w:val="en-GB" w:eastAsia="en-GB"/>
        </w:rPr>
      </w:pPr>
      <w:del w:id="177" w:author="Tandon, Akshat" w:date="2017-05-29T11:00:00Z">
        <w:r w:rsidRPr="00494FED" w:rsidDel="00494FED">
          <w:rPr>
            <w:rPrChange w:id="178" w:author="Tandon, Akshat" w:date="2017-05-29T11:00:00Z">
              <w:rPr>
                <w:rStyle w:val="Hyperlink"/>
                <w:b w:val="0"/>
                <w:bCs w:val="0"/>
                <w:noProof/>
              </w:rPr>
            </w:rPrChange>
          </w:rPr>
          <w:delText>Chapter 7.</w:delText>
        </w:r>
        <w:r w:rsidDel="00494FED">
          <w:rPr>
            <w:rFonts w:asciiTheme="minorHAnsi" w:eastAsiaTheme="minorEastAsia" w:hAnsiTheme="minorHAnsi"/>
            <w:b w:val="0"/>
            <w:bCs w:val="0"/>
            <w:noProof/>
            <w:sz w:val="24"/>
            <w:lang w:val="en-GB" w:eastAsia="en-GB"/>
          </w:rPr>
          <w:tab/>
        </w:r>
        <w:r w:rsidRPr="00494FED" w:rsidDel="00494FED">
          <w:rPr>
            <w:rPrChange w:id="179" w:author="Tandon, Akshat" w:date="2017-05-29T11:00:00Z">
              <w:rPr>
                <w:rStyle w:val="Hyperlink"/>
                <w:b w:val="0"/>
                <w:bCs w:val="0"/>
                <w:noProof/>
              </w:rPr>
            </w:rPrChange>
          </w:rPr>
          <w:delText>Testing Testrek</w:delText>
        </w:r>
        <w:r w:rsidDel="00494FED">
          <w:rPr>
            <w:noProof/>
            <w:webHidden/>
          </w:rPr>
          <w:tab/>
          <w:delText>10</w:delText>
        </w:r>
      </w:del>
    </w:p>
    <w:p w14:paraId="71D5165F" w14:textId="77777777" w:rsidR="00726916" w:rsidDel="00494FED" w:rsidRDefault="00726916">
      <w:pPr>
        <w:pStyle w:val="TOC1"/>
        <w:tabs>
          <w:tab w:val="right" w:leader="dot" w:pos="8290"/>
        </w:tabs>
        <w:rPr>
          <w:del w:id="180" w:author="Tandon, Akshat" w:date="2017-05-29T11:00:00Z"/>
          <w:rFonts w:asciiTheme="minorHAnsi" w:eastAsiaTheme="minorEastAsia" w:hAnsiTheme="minorHAnsi"/>
          <w:b w:val="0"/>
          <w:bCs w:val="0"/>
          <w:noProof/>
          <w:sz w:val="24"/>
          <w:lang w:val="en-GB" w:eastAsia="en-GB"/>
        </w:rPr>
      </w:pPr>
      <w:del w:id="181" w:author="Tandon, Akshat" w:date="2017-05-29T11:00:00Z">
        <w:r w:rsidRPr="00494FED" w:rsidDel="00494FED">
          <w:rPr>
            <w:rPrChange w:id="182" w:author="Tandon, Akshat" w:date="2017-05-29T11:00:00Z">
              <w:rPr>
                <w:rStyle w:val="Hyperlink"/>
                <w:b w:val="0"/>
                <w:bCs w:val="0"/>
                <w:noProof/>
              </w:rPr>
            </w:rPrChange>
          </w:rPr>
          <w:delText>References</w:delText>
        </w:r>
        <w:r w:rsidDel="00494FED">
          <w:rPr>
            <w:noProof/>
            <w:webHidden/>
          </w:rPr>
          <w:tab/>
          <w:delText>11</w:delText>
        </w:r>
      </w:del>
    </w:p>
    <w:p w14:paraId="16C840C9" w14:textId="77777777" w:rsidR="00726916" w:rsidDel="00494FED" w:rsidRDefault="00726916">
      <w:pPr>
        <w:pStyle w:val="TOC1"/>
        <w:tabs>
          <w:tab w:val="left" w:pos="1584"/>
          <w:tab w:val="right" w:leader="dot" w:pos="8290"/>
        </w:tabs>
        <w:rPr>
          <w:del w:id="183" w:author="Tandon, Akshat" w:date="2017-05-29T11:00:00Z"/>
          <w:rFonts w:asciiTheme="minorHAnsi" w:eastAsiaTheme="minorEastAsia" w:hAnsiTheme="minorHAnsi"/>
          <w:b w:val="0"/>
          <w:bCs w:val="0"/>
          <w:noProof/>
          <w:sz w:val="24"/>
          <w:lang w:val="en-GB" w:eastAsia="en-GB"/>
        </w:rPr>
      </w:pPr>
      <w:del w:id="184" w:author="Tandon, Akshat" w:date="2017-05-29T11:00:00Z">
        <w:r w:rsidRPr="00494FED" w:rsidDel="00494FED">
          <w:rPr>
            <w:rPrChange w:id="185" w:author="Tandon, Akshat" w:date="2017-05-29T11:00:00Z">
              <w:rPr>
                <w:rStyle w:val="Hyperlink"/>
                <w:b w:val="0"/>
                <w:bCs w:val="0"/>
                <w:noProof/>
              </w:rPr>
            </w:rPrChange>
          </w:rPr>
          <w:delText xml:space="preserve">Appendix A. </w:delText>
        </w:r>
        <w:r w:rsidDel="00494FED">
          <w:rPr>
            <w:rFonts w:asciiTheme="minorHAnsi" w:eastAsiaTheme="minorEastAsia" w:hAnsiTheme="minorHAnsi"/>
            <w:b w:val="0"/>
            <w:bCs w:val="0"/>
            <w:noProof/>
            <w:sz w:val="24"/>
            <w:lang w:val="en-GB" w:eastAsia="en-GB"/>
          </w:rPr>
          <w:tab/>
        </w:r>
        <w:r w:rsidRPr="00494FED" w:rsidDel="00494FED">
          <w:rPr>
            <w:rPrChange w:id="186" w:author="Tandon, Akshat" w:date="2017-05-29T11:00:00Z">
              <w:rPr>
                <w:rStyle w:val="Hyperlink"/>
                <w:b w:val="0"/>
                <w:bCs w:val="0"/>
                <w:noProof/>
              </w:rPr>
            </w:rPrChange>
          </w:rPr>
          <w:delText xml:space="preserve">  An Example of an Appendix</w:delText>
        </w:r>
        <w:r w:rsidDel="00494FED">
          <w:rPr>
            <w:noProof/>
            <w:webHidden/>
          </w:rPr>
          <w:tab/>
          <w:delText>12</w:delText>
        </w:r>
      </w:del>
    </w:p>
    <w:p w14:paraId="0E429537" w14:textId="09C4EEC9" w:rsidR="00F54916" w:rsidRPr="00F54916" w:rsidRDefault="00E92C0F" w:rsidP="00F54916">
      <w:r>
        <w:fldChar w:fldCharType="end"/>
      </w:r>
    </w:p>
    <w:p w14:paraId="20F8E0D7" w14:textId="77777777" w:rsidR="00751639" w:rsidRPr="00E10BCA" w:rsidRDefault="00751639" w:rsidP="00E10BCA">
      <w:pPr>
        <w:pStyle w:val="Heading1Preliminary"/>
      </w:pPr>
      <w:bookmarkStart w:id="187" w:name="_Toc483818982"/>
      <w:r w:rsidRPr="00E10BCA">
        <w:lastRenderedPageBreak/>
        <w:t>List of Tables</w:t>
      </w:r>
      <w:bookmarkEnd w:id="187"/>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ins w:id="188" w:author="Tandon, Akshat" w:date="2017-05-29T10:03:00Z">
        <w:r w:rsidR="00784147">
          <w:rPr>
            <w:b/>
            <w:bCs/>
            <w:noProof/>
            <w:lang w:val="en-US"/>
          </w:rPr>
          <w:t>No table of figures entries found.</w:t>
        </w:r>
        <w:r w:rsidR="00784147">
          <w:rPr>
            <w:bCs/>
            <w:noProof/>
            <w:lang w:val="en-US"/>
          </w:rPr>
          <w:br/>
          <w:t xml:space="preserve">This is an automatic table of contents. To use it, apply heading styles (on the Home tab) to the text that goes in your table of contents, and then update this table. </w:t>
        </w:r>
        <w:r w:rsidR="00784147">
          <w:rPr>
            <w:bCs/>
            <w:noProof/>
            <w:lang w:val="en-US"/>
          </w:rPr>
          <w:cr/>
          <w:t xml:space="preserve"> </w:t>
        </w:r>
        <w:r w:rsidR="00784147">
          <w:rPr>
            <w:bCs/>
            <w:noProof/>
            <w:lang w:val="en-US"/>
          </w:rPr>
          <w:cr/>
          <w:t>If you want to type your own entries, use a manual table of contents (in the same menu as the automatic one).</w:t>
        </w:r>
      </w:ins>
      <w:del w:id="189" w:author="Tandon, Akshat" w:date="2017-05-29T10:03:00Z">
        <w:r w:rsidR="005F3C06" w:rsidDel="00784147">
          <w:rPr>
            <w:b/>
            <w:bCs/>
            <w:noProof/>
            <w:lang w:val="en-US"/>
          </w:rPr>
          <w:delText>No table of figures entries found.</w:delText>
        </w:r>
      </w:del>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190" w:name="_Toc483818983"/>
      <w:r>
        <w:lastRenderedPageBreak/>
        <w:t>List of Figures</w:t>
      </w:r>
      <w:bookmarkEnd w:id="190"/>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191" w:name="_Toc483818984"/>
      <w:r>
        <w:lastRenderedPageBreak/>
        <w:t>List of Acronyms</w:t>
      </w:r>
      <w:bookmarkEnd w:id="19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8"/>
        <w:gridCol w:w="5632"/>
      </w:tblGrid>
      <w:tr w:rsidR="00646F8D" w14:paraId="009D5E5C" w14:textId="77777777" w:rsidTr="00C75AD8">
        <w:trPr>
          <w:trHeight w:val="227"/>
        </w:trPr>
        <w:tc>
          <w:tcPr>
            <w:tcW w:w="2668" w:type="dxa"/>
          </w:tcPr>
          <w:p w14:paraId="2D3056C1" w14:textId="645F54A8" w:rsidR="00646F8D" w:rsidRDefault="00C71C76" w:rsidP="00C75AD8">
            <w:pPr>
              <w:pStyle w:val="1ParaNoSpace"/>
            </w:pPr>
            <w:r>
              <w:t>CTU</w:t>
            </w:r>
          </w:p>
        </w:tc>
        <w:tc>
          <w:tcPr>
            <w:tcW w:w="5632" w:type="dxa"/>
          </w:tcPr>
          <w:p w14:paraId="327D0108" w14:textId="0628B442" w:rsidR="00646F8D" w:rsidRDefault="00C71C76" w:rsidP="00C75AD8">
            <w:pPr>
              <w:pStyle w:val="1ParaNoSpace"/>
            </w:pPr>
            <w:r>
              <w:t xml:space="preserve">Czech Technical </w:t>
            </w:r>
            <w:r w:rsidR="00430D5B">
              <w:t>University</w:t>
            </w:r>
          </w:p>
        </w:tc>
      </w:tr>
      <w:tr w:rsidR="00646F8D" w14:paraId="7AFAF102" w14:textId="77777777" w:rsidTr="00C75AD8">
        <w:trPr>
          <w:trHeight w:val="227"/>
        </w:trPr>
        <w:tc>
          <w:tcPr>
            <w:tcW w:w="2668" w:type="dxa"/>
          </w:tcPr>
          <w:p w14:paraId="3039A9B8" w14:textId="283AD53B" w:rsidR="00646F8D" w:rsidRDefault="00430D5B" w:rsidP="00C75AD8">
            <w:pPr>
              <w:pStyle w:val="1ParaNoSpace"/>
            </w:pPr>
            <w:r>
              <w:t>CSS</w:t>
            </w:r>
          </w:p>
        </w:tc>
        <w:tc>
          <w:tcPr>
            <w:tcW w:w="5632" w:type="dxa"/>
          </w:tcPr>
          <w:p w14:paraId="2F30B776" w14:textId="4BC4A233" w:rsidR="00646F8D" w:rsidRDefault="00430D5B" w:rsidP="00C75AD8">
            <w:pPr>
              <w:pStyle w:val="1ParaNoSpace"/>
            </w:pPr>
            <w:r>
              <w:t>Computer Support for Study</w:t>
            </w:r>
          </w:p>
        </w:tc>
      </w:tr>
      <w:tr w:rsidR="00646F8D" w14:paraId="23BC6C54" w14:textId="77777777" w:rsidTr="00C75AD8">
        <w:trPr>
          <w:trHeight w:val="227"/>
        </w:trPr>
        <w:tc>
          <w:tcPr>
            <w:tcW w:w="2668" w:type="dxa"/>
          </w:tcPr>
          <w:p w14:paraId="17DF34DE" w14:textId="13838E54" w:rsidR="00646F8D" w:rsidRDefault="002A62F4" w:rsidP="00C75AD8">
            <w:pPr>
              <w:pStyle w:val="1ParaNoSpace"/>
            </w:pPr>
            <w:r>
              <w:t>GUI</w:t>
            </w:r>
          </w:p>
        </w:tc>
        <w:tc>
          <w:tcPr>
            <w:tcW w:w="5632" w:type="dxa"/>
          </w:tcPr>
          <w:p w14:paraId="68FBECE8" w14:textId="60BDFE03" w:rsidR="00646F8D" w:rsidRDefault="002A62F4" w:rsidP="00C75AD8">
            <w:pPr>
              <w:pStyle w:val="1ParaNoSpace"/>
            </w:pPr>
            <w:r>
              <w:t>Graphical User Interface</w:t>
            </w:r>
          </w:p>
        </w:tc>
      </w:tr>
      <w:tr w:rsidR="00646F8D" w14:paraId="0C40577B" w14:textId="77777777" w:rsidTr="00C75AD8">
        <w:trPr>
          <w:trHeight w:val="227"/>
        </w:trPr>
        <w:tc>
          <w:tcPr>
            <w:tcW w:w="2668" w:type="dxa"/>
          </w:tcPr>
          <w:p w14:paraId="0E94A983" w14:textId="045FFBA0" w:rsidR="00646F8D" w:rsidRDefault="00C75AD8" w:rsidP="00C75AD8">
            <w:pPr>
              <w:pStyle w:val="1ParaNoSpace"/>
            </w:pPr>
            <w:r>
              <w:t>IDE</w:t>
            </w:r>
          </w:p>
        </w:tc>
        <w:tc>
          <w:tcPr>
            <w:tcW w:w="5632" w:type="dxa"/>
          </w:tcPr>
          <w:p w14:paraId="7837B5A4" w14:textId="270AB85E" w:rsidR="00646F8D" w:rsidRDefault="00C75AD8" w:rsidP="00C75AD8">
            <w:pPr>
              <w:pStyle w:val="1ParaNoSpace"/>
            </w:pPr>
            <w:r>
              <w:t>Integrated Development Environment</w:t>
            </w:r>
          </w:p>
        </w:tc>
      </w:tr>
      <w:tr w:rsidR="00567571" w14:paraId="567771CC" w14:textId="77777777" w:rsidTr="00C75AD8">
        <w:trPr>
          <w:trHeight w:val="227"/>
          <w:ins w:id="192" w:author="Tandon, Akshat" w:date="2017-05-29T11:30:00Z"/>
        </w:trPr>
        <w:tc>
          <w:tcPr>
            <w:tcW w:w="2668" w:type="dxa"/>
          </w:tcPr>
          <w:p w14:paraId="5453B078" w14:textId="3F5590DA" w:rsidR="00567571" w:rsidRDefault="00567571" w:rsidP="00C75AD8">
            <w:pPr>
              <w:pStyle w:val="1ParaNoSpace"/>
              <w:rPr>
                <w:ins w:id="193" w:author="Tandon, Akshat" w:date="2017-05-29T11:30:00Z"/>
              </w:rPr>
            </w:pPr>
            <w:proofErr w:type="spellStart"/>
            <w:ins w:id="194" w:author="Tandon, Akshat" w:date="2017-05-29T11:30:00Z">
              <w:r>
                <w:t>PyPI</w:t>
              </w:r>
              <w:proofErr w:type="spellEnd"/>
            </w:ins>
          </w:p>
        </w:tc>
        <w:tc>
          <w:tcPr>
            <w:tcW w:w="5632" w:type="dxa"/>
          </w:tcPr>
          <w:p w14:paraId="29A5BE04" w14:textId="09B76108" w:rsidR="00567571" w:rsidRDefault="00567571" w:rsidP="00C75AD8">
            <w:pPr>
              <w:pStyle w:val="1ParaNoSpace"/>
              <w:rPr>
                <w:ins w:id="195" w:author="Tandon, Akshat" w:date="2017-05-29T11:30:00Z"/>
              </w:rPr>
            </w:pPr>
            <w:ins w:id="196" w:author="Tandon, Akshat" w:date="2017-05-29T11:30:00Z">
              <w:r>
                <w:t>Python Package Index</w:t>
              </w:r>
            </w:ins>
          </w:p>
        </w:tc>
      </w:tr>
    </w:tbl>
    <w:p w14:paraId="1B68C9C0" w14:textId="77777777" w:rsidR="00276693" w:rsidRPr="00276693" w:rsidRDefault="00276693" w:rsidP="009E4615">
      <w:pPr>
        <w:pStyle w:val="1Para"/>
        <w:ind w:firstLine="0"/>
      </w:pPr>
    </w:p>
    <w:p w14:paraId="1E1089D8" w14:textId="77777777" w:rsidR="00751639" w:rsidRDefault="00751639" w:rsidP="00E10BCA">
      <w:pPr>
        <w:pStyle w:val="Heading1Preliminary"/>
      </w:pPr>
      <w:bookmarkStart w:id="197" w:name="_Toc483818985"/>
      <w:r>
        <w:lastRenderedPageBreak/>
        <w:t>Glossary</w:t>
      </w:r>
      <w:bookmarkEnd w:id="1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5616"/>
      </w:tblGrid>
      <w:tr w:rsidR="00646F8D" w14:paraId="101F922A" w14:textId="77777777" w:rsidTr="006E4BC7">
        <w:tc>
          <w:tcPr>
            <w:tcW w:w="2684" w:type="dxa"/>
          </w:tcPr>
          <w:p w14:paraId="7B84D4B1" w14:textId="06805188" w:rsidR="00646F8D" w:rsidRDefault="002A1763" w:rsidP="00910A03">
            <w:pPr>
              <w:pStyle w:val="1ParaNoSpace"/>
            </w:pPr>
            <w:del w:id="198" w:author="Tandon, Akshat" w:date="2017-06-05T10:34:00Z">
              <w:r w:rsidDel="00854C99">
                <w:delText>Dissertation</w:delText>
              </w:r>
            </w:del>
            <w:ins w:id="199" w:author="Tandon, Akshat" w:date="2017-06-05T10:34:00Z">
              <w:r w:rsidR="00854C99">
                <w:t>Thesis</w:t>
              </w:r>
            </w:ins>
          </w:p>
        </w:tc>
        <w:tc>
          <w:tcPr>
            <w:tcW w:w="5616" w:type="dxa"/>
          </w:tcPr>
          <w:p w14:paraId="31E09778" w14:textId="610A4AFE" w:rsidR="00646F8D" w:rsidRDefault="00646F8D" w:rsidP="00910A03">
            <w:pPr>
              <w:pStyle w:val="1ParaNoSpace"/>
            </w:pPr>
          </w:p>
        </w:tc>
      </w:tr>
      <w:tr w:rsidR="00646F8D" w14:paraId="53B0D3D9" w14:textId="77777777" w:rsidTr="006E4BC7">
        <w:tc>
          <w:tcPr>
            <w:tcW w:w="2684" w:type="dxa"/>
          </w:tcPr>
          <w:p w14:paraId="2637183F" w14:textId="714C38A4" w:rsidR="00646F8D" w:rsidRDefault="002A1763" w:rsidP="00910A03">
            <w:pPr>
              <w:pStyle w:val="1ParaNoSpace"/>
            </w:pPr>
            <w:r>
              <w:t>Python</w:t>
            </w:r>
            <w:r w:rsidR="00910A03">
              <w:t xml:space="preserve"> </w:t>
            </w:r>
          </w:p>
        </w:tc>
        <w:tc>
          <w:tcPr>
            <w:tcW w:w="5616" w:type="dxa"/>
          </w:tcPr>
          <w:p w14:paraId="2AA9EB33" w14:textId="62EBCC1C" w:rsidR="00646F8D" w:rsidRDefault="00646F8D" w:rsidP="00910A03">
            <w:pPr>
              <w:pStyle w:val="1ParaNoSpace"/>
            </w:pPr>
          </w:p>
        </w:tc>
      </w:tr>
      <w:tr w:rsidR="006E4BC7" w14:paraId="5F3134AF" w14:textId="77777777" w:rsidTr="0006095E">
        <w:tc>
          <w:tcPr>
            <w:tcW w:w="2684" w:type="dxa"/>
          </w:tcPr>
          <w:p w14:paraId="41BC213F" w14:textId="344337DA" w:rsidR="006E4BC7" w:rsidRDefault="002A1763" w:rsidP="00910A03">
            <w:pPr>
              <w:pStyle w:val="1ParaNoSpace"/>
            </w:pPr>
            <w:r>
              <w:t>Swim Lane Chart</w:t>
            </w:r>
          </w:p>
        </w:tc>
        <w:tc>
          <w:tcPr>
            <w:tcW w:w="5616" w:type="dxa"/>
          </w:tcPr>
          <w:p w14:paraId="69543990" w14:textId="0094525E" w:rsidR="006E4BC7" w:rsidRPr="00910A03" w:rsidRDefault="006E4BC7" w:rsidP="00910A03">
            <w:pPr>
              <w:pStyle w:val="1ParaNoSpace"/>
            </w:pPr>
          </w:p>
        </w:tc>
      </w:tr>
      <w:tr w:rsidR="006E4BC7" w14:paraId="26E64E1F" w14:textId="77777777" w:rsidTr="0006095E">
        <w:tc>
          <w:tcPr>
            <w:tcW w:w="2684" w:type="dxa"/>
          </w:tcPr>
          <w:p w14:paraId="4845FFFB" w14:textId="1425E02B" w:rsidR="006E4BC7" w:rsidRDefault="002A1763" w:rsidP="00910A03">
            <w:pPr>
              <w:pStyle w:val="1ParaNoSpace"/>
            </w:pPr>
            <w:r>
              <w:t>IDE</w:t>
            </w:r>
          </w:p>
        </w:tc>
        <w:tc>
          <w:tcPr>
            <w:tcW w:w="5616" w:type="dxa"/>
          </w:tcPr>
          <w:p w14:paraId="407A178D" w14:textId="2B79497C" w:rsidR="006E4BC7" w:rsidRPr="00910A03" w:rsidRDefault="006E4BC7" w:rsidP="00910A03">
            <w:pPr>
              <w:pStyle w:val="1ParaNoSpace"/>
            </w:pPr>
          </w:p>
        </w:tc>
      </w:tr>
      <w:tr w:rsidR="006E4BC7" w14:paraId="5D80347E" w14:textId="77777777" w:rsidTr="0006095E">
        <w:tc>
          <w:tcPr>
            <w:tcW w:w="2684" w:type="dxa"/>
          </w:tcPr>
          <w:p w14:paraId="6C4FC331" w14:textId="11C28715" w:rsidR="006E4BC7" w:rsidRDefault="002A1763" w:rsidP="00910A03">
            <w:pPr>
              <w:pStyle w:val="1ParaNoSpace"/>
            </w:pPr>
            <w:r>
              <w:t>Script</w:t>
            </w:r>
          </w:p>
        </w:tc>
        <w:tc>
          <w:tcPr>
            <w:tcW w:w="5616" w:type="dxa"/>
          </w:tcPr>
          <w:p w14:paraId="4B001707" w14:textId="6704EE1D" w:rsidR="006E4BC7" w:rsidRPr="00910A03" w:rsidRDefault="006E4BC7" w:rsidP="007D079E">
            <w:pPr>
              <w:pStyle w:val="1ParaNoSpace"/>
            </w:pPr>
          </w:p>
        </w:tc>
      </w:tr>
      <w:tr w:rsidR="006E4BC7" w14:paraId="21432FA4" w14:textId="77777777" w:rsidTr="0006095E">
        <w:tc>
          <w:tcPr>
            <w:tcW w:w="2684" w:type="dxa"/>
          </w:tcPr>
          <w:p w14:paraId="1A6AB485" w14:textId="6EC4DEC8" w:rsidR="006E4BC7" w:rsidRDefault="002A1763" w:rsidP="00910A03">
            <w:pPr>
              <w:pStyle w:val="1ParaNoSpace"/>
            </w:pPr>
            <w:r>
              <w:t>GUI</w:t>
            </w:r>
          </w:p>
        </w:tc>
        <w:tc>
          <w:tcPr>
            <w:tcW w:w="5616" w:type="dxa"/>
          </w:tcPr>
          <w:p w14:paraId="0A9C17A1" w14:textId="77777777" w:rsidR="006E4BC7" w:rsidRDefault="006E4BC7" w:rsidP="00910A03">
            <w:pPr>
              <w:pStyle w:val="1ParaNoSpace"/>
            </w:pPr>
          </w:p>
        </w:tc>
      </w:tr>
      <w:tr w:rsidR="008B3F84" w14:paraId="566BD277" w14:textId="77777777" w:rsidTr="0006095E">
        <w:tc>
          <w:tcPr>
            <w:tcW w:w="2684" w:type="dxa"/>
          </w:tcPr>
          <w:p w14:paraId="01C4C9DA" w14:textId="0175F5C7" w:rsidR="008B3F84" w:rsidRDefault="008B3F84" w:rsidP="00910A03">
            <w:pPr>
              <w:pStyle w:val="1ParaNoSpace"/>
            </w:pPr>
            <w:r>
              <w:t>Open Source</w:t>
            </w:r>
          </w:p>
        </w:tc>
        <w:tc>
          <w:tcPr>
            <w:tcW w:w="5616" w:type="dxa"/>
          </w:tcPr>
          <w:p w14:paraId="75804F36" w14:textId="77777777" w:rsidR="008B3F84" w:rsidRDefault="008B3F84" w:rsidP="00910A03">
            <w:pPr>
              <w:pStyle w:val="1ParaNoSpace"/>
            </w:pPr>
          </w:p>
        </w:tc>
      </w:tr>
      <w:tr w:rsidR="008B3F84" w14:paraId="645C5111" w14:textId="77777777" w:rsidTr="0006095E">
        <w:tc>
          <w:tcPr>
            <w:tcW w:w="2684" w:type="dxa"/>
          </w:tcPr>
          <w:p w14:paraId="18C96B89" w14:textId="77900C95" w:rsidR="008B3F84" w:rsidRDefault="008B3F84" w:rsidP="00910A03">
            <w:pPr>
              <w:pStyle w:val="1ParaNoSpace"/>
            </w:pPr>
            <w:r>
              <w:t>Database</w:t>
            </w:r>
          </w:p>
        </w:tc>
        <w:tc>
          <w:tcPr>
            <w:tcW w:w="5616" w:type="dxa"/>
          </w:tcPr>
          <w:p w14:paraId="022F1C46" w14:textId="77777777" w:rsidR="008B3F84" w:rsidRDefault="008B3F84" w:rsidP="00910A03">
            <w:pPr>
              <w:pStyle w:val="1ParaNoSpace"/>
            </w:pPr>
          </w:p>
        </w:tc>
      </w:tr>
      <w:tr w:rsidR="008B3F84" w14:paraId="6E2F3AD1" w14:textId="77777777" w:rsidTr="0006095E">
        <w:tc>
          <w:tcPr>
            <w:tcW w:w="2684" w:type="dxa"/>
          </w:tcPr>
          <w:p w14:paraId="62214464" w14:textId="6C3FB3A0" w:rsidR="008B3F84" w:rsidRDefault="008B3F84" w:rsidP="00910A03">
            <w:pPr>
              <w:pStyle w:val="1ParaNoSpace"/>
            </w:pPr>
            <w:r>
              <w:t>Hosting</w:t>
            </w:r>
          </w:p>
        </w:tc>
        <w:tc>
          <w:tcPr>
            <w:tcW w:w="5616" w:type="dxa"/>
          </w:tcPr>
          <w:p w14:paraId="3149903D" w14:textId="77777777" w:rsidR="008B3F84" w:rsidRDefault="008B3F84" w:rsidP="00910A03">
            <w:pPr>
              <w:pStyle w:val="1ParaNoSpace"/>
            </w:pPr>
          </w:p>
        </w:tc>
      </w:tr>
      <w:tr w:rsidR="008B3F84" w14:paraId="40C4E370" w14:textId="77777777" w:rsidTr="0006095E">
        <w:tc>
          <w:tcPr>
            <w:tcW w:w="2684" w:type="dxa"/>
          </w:tcPr>
          <w:p w14:paraId="6FBF4D6E" w14:textId="68D76844" w:rsidR="008B3F84" w:rsidRDefault="00CB363D" w:rsidP="00910A03">
            <w:pPr>
              <w:pStyle w:val="1ParaNoSpace"/>
            </w:pPr>
            <w:r w:rsidRPr="00CB363D">
              <w:t>PEP8</w:t>
            </w:r>
          </w:p>
        </w:tc>
        <w:tc>
          <w:tcPr>
            <w:tcW w:w="5616" w:type="dxa"/>
          </w:tcPr>
          <w:p w14:paraId="190A7205" w14:textId="6076ACA0" w:rsidR="008B3F84" w:rsidRPr="005C5AE3" w:rsidRDefault="001A2E17" w:rsidP="005C5AE3">
            <w:pPr>
              <w:pStyle w:val="1ParaNoSpace"/>
              <w:rPr>
                <w:vertAlign w:val="superscript"/>
              </w:rPr>
            </w:pPr>
            <w:r w:rsidRPr="001A2E17">
              <w:t>Python code style convention</w:t>
            </w:r>
            <w:r w:rsidR="005C5AE3">
              <w:t>s</w:t>
            </w:r>
            <w:r w:rsidR="0037374B">
              <w:rPr>
                <w:rStyle w:val="EndnoteReference"/>
              </w:rPr>
              <w:endnoteReference w:id="1"/>
            </w:r>
          </w:p>
        </w:tc>
      </w:tr>
      <w:tr w:rsidR="008B3F84" w14:paraId="0AE11583" w14:textId="77777777" w:rsidTr="0006095E">
        <w:tc>
          <w:tcPr>
            <w:tcW w:w="2684" w:type="dxa"/>
          </w:tcPr>
          <w:p w14:paraId="5E2AD6B1" w14:textId="3781F906" w:rsidR="008B3F84" w:rsidRDefault="00314B03" w:rsidP="00910A03">
            <w:pPr>
              <w:pStyle w:val="1ParaNoSpace"/>
            </w:pPr>
            <w:r>
              <w:t>Object Oriented Programming</w:t>
            </w:r>
          </w:p>
        </w:tc>
        <w:tc>
          <w:tcPr>
            <w:tcW w:w="5616" w:type="dxa"/>
          </w:tcPr>
          <w:p w14:paraId="2C7B2256" w14:textId="77777777" w:rsidR="008B3F84" w:rsidRDefault="008B3F84" w:rsidP="00910A03">
            <w:pPr>
              <w:pStyle w:val="1ParaNoSpace"/>
            </w:pPr>
          </w:p>
        </w:tc>
      </w:tr>
      <w:tr w:rsidR="008B3F84" w14:paraId="51944269" w14:textId="77777777" w:rsidTr="0006095E">
        <w:tc>
          <w:tcPr>
            <w:tcW w:w="2684" w:type="dxa"/>
          </w:tcPr>
          <w:p w14:paraId="23A782C1" w14:textId="4A02165F" w:rsidR="008B3F84" w:rsidRDefault="00AA20C8" w:rsidP="00910A03">
            <w:pPr>
              <w:pStyle w:val="1ParaNoSpace"/>
            </w:pPr>
            <w:ins w:id="200" w:author="Tandon, Akshat" w:date="2017-05-29T09:34:00Z">
              <w:r>
                <w:t>Python Interactive Shell</w:t>
              </w:r>
            </w:ins>
          </w:p>
        </w:tc>
        <w:tc>
          <w:tcPr>
            <w:tcW w:w="5616" w:type="dxa"/>
          </w:tcPr>
          <w:p w14:paraId="6C4FEF17" w14:textId="77777777" w:rsidR="008B3F84" w:rsidRDefault="008B3F84" w:rsidP="00910A03">
            <w:pPr>
              <w:pStyle w:val="1ParaNoSpace"/>
            </w:pPr>
          </w:p>
        </w:tc>
      </w:tr>
      <w:tr w:rsidR="008B3F84" w14:paraId="02C41B91" w14:textId="77777777" w:rsidTr="0006095E">
        <w:tc>
          <w:tcPr>
            <w:tcW w:w="2684" w:type="dxa"/>
          </w:tcPr>
          <w:p w14:paraId="310890C5" w14:textId="2D8D85D4" w:rsidR="008B3F84" w:rsidRDefault="00A126BE" w:rsidP="00910A03">
            <w:pPr>
              <w:pStyle w:val="1ParaNoSpace"/>
            </w:pPr>
            <w:ins w:id="201" w:author="Tandon, Akshat" w:date="2017-05-30T14:45:00Z">
              <w:r>
                <w:t>modules</w:t>
              </w:r>
            </w:ins>
          </w:p>
        </w:tc>
        <w:tc>
          <w:tcPr>
            <w:tcW w:w="5616" w:type="dxa"/>
          </w:tcPr>
          <w:p w14:paraId="30A69C3A" w14:textId="77777777" w:rsidR="008B3F84" w:rsidRDefault="008B3F84" w:rsidP="00910A03">
            <w:pPr>
              <w:pStyle w:val="1ParaNoSpace"/>
            </w:pPr>
          </w:p>
        </w:tc>
      </w:tr>
      <w:tr w:rsidR="008B3F84" w14:paraId="05577E4C" w14:textId="77777777" w:rsidTr="0006095E">
        <w:tc>
          <w:tcPr>
            <w:tcW w:w="2684" w:type="dxa"/>
          </w:tcPr>
          <w:p w14:paraId="29251325" w14:textId="77777777" w:rsidR="008B3F84" w:rsidRDefault="008B3F84" w:rsidP="00910A03">
            <w:pPr>
              <w:pStyle w:val="1ParaNoSpace"/>
            </w:pPr>
          </w:p>
        </w:tc>
        <w:tc>
          <w:tcPr>
            <w:tcW w:w="5616" w:type="dxa"/>
          </w:tcPr>
          <w:p w14:paraId="0E5C488A" w14:textId="77777777" w:rsidR="008B3F84" w:rsidRDefault="008B3F84" w:rsidP="00910A03">
            <w:pPr>
              <w:pStyle w:val="1ParaNoSpace"/>
            </w:pPr>
          </w:p>
        </w:tc>
      </w:tr>
      <w:tr w:rsidR="008B3F84" w14:paraId="082B738F" w14:textId="77777777" w:rsidTr="0006095E">
        <w:tc>
          <w:tcPr>
            <w:tcW w:w="2684" w:type="dxa"/>
          </w:tcPr>
          <w:p w14:paraId="1DF57D08" w14:textId="77777777" w:rsidR="008B3F84" w:rsidRDefault="008B3F84" w:rsidP="00910A03">
            <w:pPr>
              <w:pStyle w:val="1ParaNoSpace"/>
            </w:pPr>
          </w:p>
        </w:tc>
        <w:tc>
          <w:tcPr>
            <w:tcW w:w="5616" w:type="dxa"/>
          </w:tcPr>
          <w:p w14:paraId="6DCA6256" w14:textId="77777777" w:rsidR="008B3F84" w:rsidRDefault="008B3F84" w:rsidP="00910A03">
            <w:pPr>
              <w:pStyle w:val="1ParaNoSpace"/>
            </w:pPr>
          </w:p>
        </w:tc>
      </w:tr>
      <w:tr w:rsidR="008B3F84" w14:paraId="45212743" w14:textId="77777777" w:rsidTr="0006095E">
        <w:tc>
          <w:tcPr>
            <w:tcW w:w="2684" w:type="dxa"/>
          </w:tcPr>
          <w:p w14:paraId="70EACDF3" w14:textId="77777777" w:rsidR="008B3F84" w:rsidRDefault="008B3F84" w:rsidP="00910A03">
            <w:pPr>
              <w:pStyle w:val="1ParaNoSpace"/>
            </w:pPr>
          </w:p>
        </w:tc>
        <w:tc>
          <w:tcPr>
            <w:tcW w:w="5616" w:type="dxa"/>
          </w:tcPr>
          <w:p w14:paraId="7AEBDA43" w14:textId="77777777" w:rsidR="008B3F84" w:rsidRDefault="008B3F84" w:rsidP="00910A03">
            <w:pPr>
              <w:pStyle w:val="1ParaNoSpace"/>
            </w:pPr>
          </w:p>
        </w:tc>
      </w:tr>
    </w:tbl>
    <w:p w14:paraId="7DFE54F9" w14:textId="77777777" w:rsidR="00A542EF" w:rsidRDefault="00A542EF" w:rsidP="00276693">
      <w:pPr>
        <w:pStyle w:val="1Para"/>
        <w:sectPr w:rsidR="00A542EF" w:rsidSect="00E378D8">
          <w:footerReference w:type="default" r:id="rId9"/>
          <w:pgSz w:w="11900" w:h="16840" w:code="9"/>
          <w:pgMar w:top="1440" w:right="1800" w:bottom="1440" w:left="1800" w:header="720" w:footer="720" w:gutter="0"/>
          <w:pgNumType w:fmt="lowerRoman"/>
          <w:cols w:space="720"/>
          <w:titlePg/>
          <w:docGrid w:linePitch="360"/>
        </w:sectPr>
      </w:pPr>
    </w:p>
    <w:p w14:paraId="00989F9D" w14:textId="04715DFA" w:rsidR="00486A07" w:rsidRDefault="004522D4" w:rsidP="000122CB">
      <w:pPr>
        <w:pStyle w:val="Heading1"/>
      </w:pPr>
      <w:bookmarkStart w:id="202" w:name="_Toc483818986"/>
      <w:r>
        <w:lastRenderedPageBreak/>
        <w:t>Introduction</w:t>
      </w:r>
      <w:bookmarkEnd w:id="202"/>
    </w:p>
    <w:p w14:paraId="45D9E1B1" w14:textId="2FAD32A9" w:rsidR="00806B5F" w:rsidRPr="00806B5F" w:rsidDel="003F51A4" w:rsidRDefault="004522D4" w:rsidP="00806B5F">
      <w:pPr>
        <w:pStyle w:val="Heading2"/>
        <w:rPr>
          <w:del w:id="203" w:author="Tandon, Akshat" w:date="2017-06-05T10:30:00Z"/>
        </w:rPr>
      </w:pPr>
      <w:bookmarkStart w:id="204" w:name="_Toc483818987"/>
      <w:del w:id="205" w:author="Tandon, Akshat" w:date="2017-06-05T10:30:00Z">
        <w:r w:rsidDel="003F51A4">
          <w:delText>Motivation</w:delText>
        </w:r>
        <w:bookmarkEnd w:id="204"/>
      </w:del>
    </w:p>
    <w:p w14:paraId="2C4F4721" w14:textId="786881EB" w:rsidR="003954F3" w:rsidRDefault="00AC6B86" w:rsidP="003954F3">
      <w:pPr>
        <w:pStyle w:val="1Para"/>
      </w:pPr>
      <w:r>
        <w:t xml:space="preserve">The major motivation for this </w:t>
      </w:r>
      <w:del w:id="206" w:author="Tandon, Akshat" w:date="2017-06-05T10:31:00Z">
        <w:r w:rsidDel="003F51A4">
          <w:delText>piece of</w:delText>
        </w:r>
      </w:del>
      <w:ins w:id="207" w:author="Tandon, Akshat" w:date="2017-06-05T10:31:00Z">
        <w:r w:rsidR="003F51A4">
          <w:t>thesis</w:t>
        </w:r>
      </w:ins>
      <w:del w:id="208" w:author="Tandon, Akshat" w:date="2017-06-05T10:31:00Z">
        <w:r w:rsidDel="003F51A4">
          <w:delText xml:space="preserve"> work </w:delText>
        </w:r>
      </w:del>
      <w:ins w:id="209" w:author="Tandon, Akshat" w:date="2017-06-05T10:31:00Z">
        <w:r w:rsidR="003F51A4">
          <w:t xml:space="preserve"> </w:t>
        </w:r>
      </w:ins>
      <w:r>
        <w:t>comes from the fact that</w:t>
      </w:r>
      <w:r w:rsidR="00FD5B6B">
        <w:t xml:space="preserve"> most of the work surrounding the examining of students is still done manually. This </w:t>
      </w:r>
      <w:del w:id="210" w:author="Tandon, Akshat" w:date="2017-06-05T10:31:00Z">
        <w:r w:rsidR="00BB05E6" w:rsidRPr="00BB05E6" w:rsidDel="003F51A4">
          <w:delText>dissertation</w:delText>
        </w:r>
        <w:r w:rsidR="00BB05E6" w:rsidDel="003F51A4">
          <w:delText xml:space="preserve"> </w:delText>
        </w:r>
      </w:del>
      <w:ins w:id="211" w:author="Tandon, Akshat" w:date="2017-06-05T10:31:00Z">
        <w:r w:rsidR="003F51A4">
          <w:t xml:space="preserve">thesis </w:t>
        </w:r>
      </w:ins>
      <w:r w:rsidR="00FD5B6B">
        <w:t xml:space="preserve">introduces the need, scope and application </w:t>
      </w:r>
      <w:ins w:id="212" w:author="Tandon, Akshat" w:date="2017-06-05T10:32:00Z">
        <w:r w:rsidR="003F51A4">
          <w:t>that is built for the</w:t>
        </w:r>
      </w:ins>
      <w:del w:id="213" w:author="Tandon, Akshat" w:date="2017-06-05T10:32:00Z">
        <w:r w:rsidR="00FD5B6B" w:rsidDel="003F51A4">
          <w:delText>of</w:delText>
        </w:r>
      </w:del>
      <w:r w:rsidR="00FD5B6B">
        <w:t xml:space="preserve"> </w:t>
      </w:r>
      <w:del w:id="214" w:author="Tandon, Akshat" w:date="2017-06-05T10:32:00Z">
        <w:r w:rsidR="00FD5B6B" w:rsidDel="003F51A4">
          <w:delText xml:space="preserve">automation </w:delText>
        </w:r>
      </w:del>
      <w:ins w:id="215" w:author="Tandon, Akshat" w:date="2017-06-05T10:32:00Z">
        <w:r w:rsidR="003F51A4">
          <w:t xml:space="preserve">automation of the examination process </w:t>
        </w:r>
      </w:ins>
      <w:r w:rsidR="00027237">
        <w:t>for</w:t>
      </w:r>
      <w:r w:rsidR="00FD5B6B">
        <w:t xml:space="preserve"> </w:t>
      </w:r>
      <w:del w:id="216" w:author="Tandon, Akshat" w:date="2017-06-05T10:33:00Z">
        <w:r w:rsidR="00FD5B6B" w:rsidDel="003F51A4">
          <w:delText xml:space="preserve">reduction </w:delText>
        </w:r>
      </w:del>
      <w:ins w:id="217" w:author="Tandon, Akshat" w:date="2017-06-05T10:33:00Z">
        <w:r w:rsidR="003F51A4">
          <w:t>reducing the</w:t>
        </w:r>
      </w:ins>
      <w:del w:id="218" w:author="Tandon, Akshat" w:date="2017-06-05T10:33:00Z">
        <w:r w:rsidR="00FD5B6B" w:rsidDel="003F51A4">
          <w:delText>of</w:delText>
        </w:r>
      </w:del>
      <w:r w:rsidR="00FD5B6B">
        <w:t xml:space="preserve"> manual work. </w:t>
      </w:r>
      <w:r w:rsidR="00027237">
        <w:t xml:space="preserve">The </w:t>
      </w:r>
      <w:r w:rsidR="000227BD">
        <w:t xml:space="preserve">software </w:t>
      </w:r>
      <w:r w:rsidR="00027237">
        <w:t xml:space="preserve">solution described and </w:t>
      </w:r>
      <w:r w:rsidR="00372609">
        <w:t>developed</w:t>
      </w:r>
      <w:r w:rsidR="00027237">
        <w:t xml:space="preserve"> as a part of </w:t>
      </w:r>
      <w:r w:rsidR="00372609">
        <w:t xml:space="preserve">this </w:t>
      </w:r>
      <w:del w:id="219" w:author="Tandon, Akshat" w:date="2017-06-05T10:34:00Z">
        <w:r w:rsidR="00BB05E6" w:rsidRPr="00BB05E6" w:rsidDel="00854C99">
          <w:delText>dissertation</w:delText>
        </w:r>
      </w:del>
      <w:ins w:id="220" w:author="Tandon, Akshat" w:date="2017-06-05T10:34:00Z">
        <w:r w:rsidR="00854C99">
          <w:t>thesis</w:t>
        </w:r>
      </w:ins>
      <w:r w:rsidR="00BB05E6">
        <w:t xml:space="preserve"> </w:t>
      </w:r>
      <w:r w:rsidR="00372609">
        <w:t xml:space="preserve">is </w:t>
      </w:r>
      <w:proofErr w:type="gramStart"/>
      <w:r w:rsidR="00B11271">
        <w:t>tend</w:t>
      </w:r>
      <w:proofErr w:type="gramEnd"/>
      <w:r w:rsidR="00B11271">
        <w:t xml:space="preserve"> to be </w:t>
      </w:r>
      <w:r w:rsidR="00B96093">
        <w:t>designed in a way that it</w:t>
      </w:r>
      <w:r w:rsidR="004D3CA2">
        <w:t xml:space="preserve"> utilizes and requires the least resources and </w:t>
      </w:r>
      <w:r w:rsidR="009B700D">
        <w:t xml:space="preserve">infrastructure for its operation. </w:t>
      </w:r>
      <w:r w:rsidR="00E7186D">
        <w:t xml:space="preserve">The application is made as dynamic as possible hence it can be used </w:t>
      </w:r>
      <w:r w:rsidR="00CD730E">
        <w:t>outside the set scope (i.e. for Computer Support for Study course), if the process of examination can be standardize</w:t>
      </w:r>
      <w:r w:rsidR="001D107F">
        <w:t xml:space="preserve">d for that </w:t>
      </w:r>
      <w:r w:rsidR="000227BD">
        <w:t>course</w:t>
      </w:r>
      <w:r w:rsidR="001D107F">
        <w:t xml:space="preserve"> or subject</w:t>
      </w:r>
      <w:r w:rsidR="00CD730E">
        <w:t>.</w:t>
      </w:r>
      <w:r w:rsidR="00E7186D">
        <w:t xml:space="preserve"> </w:t>
      </w:r>
      <w:r w:rsidR="00430D5B">
        <w:t xml:space="preserve">Different methods </w:t>
      </w:r>
      <w:r w:rsidR="004D213D">
        <w:t>of approaching the automation are</w:t>
      </w:r>
      <w:r w:rsidR="00430D5B">
        <w:t xml:space="preserve"> also described along with their bene</w:t>
      </w:r>
      <w:r w:rsidR="00E7186D">
        <w:t>fits and shortcomings.</w:t>
      </w:r>
      <w:bookmarkStart w:id="221" w:name="_GoBack"/>
      <w:bookmarkEnd w:id="221"/>
    </w:p>
    <w:p w14:paraId="3F8E6B08" w14:textId="74112F27" w:rsidR="00B61271" w:rsidRDefault="00D74E89" w:rsidP="00AC6B86">
      <w:pPr>
        <w:pStyle w:val="1Para"/>
      </w:pPr>
      <w:r>
        <w:t xml:space="preserve">For the </w:t>
      </w:r>
      <w:r w:rsidR="00071B49">
        <w:t>sake of simplicity</w:t>
      </w:r>
      <w:r>
        <w:t xml:space="preserve">, CSS course is </w:t>
      </w:r>
      <w:r w:rsidR="00E36AF7">
        <w:t>used</w:t>
      </w:r>
      <w:r w:rsidR="00FC58D1">
        <w:t xml:space="preserve"> as an example </w:t>
      </w:r>
      <w:r w:rsidR="00BB05E6">
        <w:t>all through</w:t>
      </w:r>
      <w:r w:rsidR="00FC58D1">
        <w:t xml:space="preserve"> this </w:t>
      </w:r>
      <w:del w:id="222" w:author="Tandon, Akshat" w:date="2017-06-05T10:34:00Z">
        <w:r w:rsidR="00BB05E6" w:rsidRPr="00BB05E6" w:rsidDel="00854C99">
          <w:delText>dissertation</w:delText>
        </w:r>
      </w:del>
      <w:ins w:id="223" w:author="Tandon, Akshat" w:date="2017-06-05T10:34:00Z">
        <w:r w:rsidR="00854C99">
          <w:t>thesis</w:t>
        </w:r>
      </w:ins>
      <w:r w:rsidR="00E36AF7">
        <w:t>,</w:t>
      </w:r>
      <w:r w:rsidR="00BB05E6">
        <w:t xml:space="preserve"> </w:t>
      </w:r>
      <w:r w:rsidR="00FC58D1">
        <w:t>to analyze and demonstrate the challenges and solution proposals to diff</w:t>
      </w:r>
      <w:r w:rsidR="00071B49">
        <w:t xml:space="preserve">erent aspects of </w:t>
      </w:r>
      <w:r w:rsidR="00E36AF7">
        <w:t>such an</w:t>
      </w:r>
      <w:r w:rsidR="00B61271">
        <w:t xml:space="preserve"> automation process.</w:t>
      </w:r>
    </w:p>
    <w:p w14:paraId="14C37A8A" w14:textId="0DBF9757" w:rsidR="004522D4" w:rsidDel="003F51A4" w:rsidRDefault="004522D4" w:rsidP="004522D4">
      <w:pPr>
        <w:pStyle w:val="Heading2"/>
        <w:rPr>
          <w:del w:id="224" w:author="Tandon, Akshat" w:date="2017-06-05T10:30:00Z"/>
        </w:rPr>
      </w:pPr>
      <w:bookmarkStart w:id="225" w:name="_Toc483818988"/>
      <w:del w:id="226" w:author="Tandon, Akshat" w:date="2017-06-05T10:30:00Z">
        <w:r w:rsidDel="003F51A4">
          <w:delText>Process Summary</w:delText>
        </w:r>
      </w:del>
      <w:bookmarkEnd w:id="225"/>
      <w:ins w:id="227" w:author="Tandon, Akshat A." w:date="2017-05-31T15:12:00Z">
        <w:del w:id="228" w:author="Tandon, Akshat" w:date="2017-06-05T10:30:00Z">
          <w:r w:rsidR="00443936" w:rsidDel="003F51A4">
            <w:delText>Procedure</w:delText>
          </w:r>
        </w:del>
      </w:ins>
    </w:p>
    <w:p w14:paraId="6C394E6D" w14:textId="0A1D9217" w:rsidR="00B5408B" w:rsidRDefault="00B5408B" w:rsidP="00AC6B86">
      <w:pPr>
        <w:pStyle w:val="1Para"/>
      </w:pPr>
      <w:r>
        <w:t xml:space="preserve">When conducted manually, the whole examination process </w:t>
      </w:r>
      <w:ins w:id="229" w:author="Tandon, Akshat" w:date="2017-06-05T10:30:00Z">
        <w:r w:rsidR="003F51A4">
          <w:t xml:space="preserve">procedure </w:t>
        </w:r>
      </w:ins>
      <w:r>
        <w:t>is taken care of manually with the help of up to three or more people. From the preparation of question paper to reviewing the answers from students (most of the times in an unorganized way) and assigning grades. If a course or subject is registered by many students (which in fact is a case for the CSS course), for e.g. in order of hundreds then the whole process becomes even more cumbersome and hard to handle, leading to the slowdown of the review process and requirement of even more manual efforts.</w:t>
      </w:r>
    </w:p>
    <w:p w14:paraId="72BD02F9" w14:textId="415D3972" w:rsidR="004522D4" w:rsidDel="00F67391" w:rsidRDefault="004522D4" w:rsidP="004522D4">
      <w:pPr>
        <w:pStyle w:val="Heading2"/>
        <w:rPr>
          <w:del w:id="230" w:author="Tandon, Akshat" w:date="2017-06-05T10:34:00Z"/>
        </w:rPr>
      </w:pPr>
      <w:bookmarkStart w:id="231" w:name="_Toc483818989"/>
      <w:del w:id="232" w:author="Tandon, Akshat" w:date="2017-06-05T10:34:00Z">
        <w:r w:rsidDel="00F67391">
          <w:lastRenderedPageBreak/>
          <w:delText>Aim</w:delText>
        </w:r>
        <w:bookmarkEnd w:id="231"/>
      </w:del>
    </w:p>
    <w:p w14:paraId="4BAF6924" w14:textId="623FC713" w:rsidR="004D213D" w:rsidRDefault="00175992" w:rsidP="009F1901">
      <w:pPr>
        <w:pStyle w:val="1Para"/>
      </w:pPr>
      <w:r>
        <w:t>The</w:t>
      </w:r>
      <w:r w:rsidR="004D213D">
        <w:t xml:space="preserve"> aim</w:t>
      </w:r>
      <w:ins w:id="233" w:author="Tandon, Akshat" w:date="2017-06-05T10:39:00Z">
        <w:r w:rsidR="003954F3">
          <w:t xml:space="preserve"> </w:t>
        </w:r>
      </w:ins>
      <w:del w:id="234" w:author="Tandon, Akshat" w:date="2017-06-05T10:39:00Z">
        <w:r w:rsidR="004D213D" w:rsidDel="003954F3">
          <w:delText xml:space="preserve"> and</w:delText>
        </w:r>
        <w:r w:rsidDel="003954F3">
          <w:delText xml:space="preserve"> importance </w:delText>
        </w:r>
      </w:del>
      <w:r>
        <w:t xml:space="preserve">of this </w:t>
      </w:r>
      <w:del w:id="235" w:author="Tandon, Akshat" w:date="2017-06-05T10:34:00Z">
        <w:r w:rsidR="00541562" w:rsidDel="00854C99">
          <w:delText>dissertation</w:delText>
        </w:r>
      </w:del>
      <w:ins w:id="236" w:author="Tandon, Akshat" w:date="2017-06-05T10:34:00Z">
        <w:r w:rsidR="00854C99">
          <w:t>thesis</w:t>
        </w:r>
      </w:ins>
      <w:r w:rsidR="00541562">
        <w:t xml:space="preserve"> is </w:t>
      </w:r>
      <w:r w:rsidR="004D213D">
        <w:t>to</w:t>
      </w:r>
      <w:r w:rsidR="00541562">
        <w:t xml:space="preserve"> provides a good understanding</w:t>
      </w:r>
      <w:r w:rsidR="00E36AF7">
        <w:t xml:space="preserve"> of</w:t>
      </w:r>
      <w:r w:rsidR="004D213D">
        <w:t xml:space="preserve"> the examination processes </w:t>
      </w:r>
      <w:r w:rsidR="00113F82">
        <w:t>where most of the work is done manually along with ways to approach the automation</w:t>
      </w:r>
      <w:r w:rsidR="007F786F">
        <w:t>s</w:t>
      </w:r>
      <w:r w:rsidR="00541562">
        <w:t xml:space="preserve"> </w:t>
      </w:r>
      <w:r w:rsidR="007F786F">
        <w:t xml:space="preserve">of such nature. The problem that has been addressed in this </w:t>
      </w:r>
      <w:del w:id="237" w:author="Tandon, Akshat" w:date="2017-06-05T10:34:00Z">
        <w:r w:rsidR="007F786F" w:rsidDel="00854C99">
          <w:delText>dissertation</w:delText>
        </w:r>
      </w:del>
      <w:ins w:id="238" w:author="Tandon, Akshat" w:date="2017-06-05T10:34:00Z">
        <w:r w:rsidR="00854C99">
          <w:t>thesis</w:t>
        </w:r>
      </w:ins>
      <w:r w:rsidR="007F786F">
        <w:t xml:space="preserve"> is mostly concerned with the organization and automation of the </w:t>
      </w:r>
      <w:r w:rsidR="004D213D">
        <w:t>answer reviewing system</w:t>
      </w:r>
      <w:r w:rsidR="00E36AF7">
        <w:t xml:space="preserve"> and aid the plagiarism check</w:t>
      </w:r>
      <w:r w:rsidR="004D213D">
        <w:t xml:space="preserve">. Also, </w:t>
      </w:r>
      <w:r w:rsidR="00E36AF7">
        <w:t>a summary of h</w:t>
      </w:r>
      <w:r w:rsidR="004D213D">
        <w:t xml:space="preserve">ow to achieve operational excellence </w:t>
      </w:r>
      <w:r w:rsidR="00E36AF7">
        <w:t>by</w:t>
      </w:r>
      <w:r w:rsidR="004D213D">
        <w:t xml:space="preserve"> the deployment of small</w:t>
      </w:r>
      <w:r w:rsidR="00E36AF7">
        <w:t xml:space="preserve"> and cost eff</w:t>
      </w:r>
      <w:r w:rsidR="00A701B1">
        <w:t>ective automations is made part of this work.</w:t>
      </w:r>
    </w:p>
    <w:p w14:paraId="06FE0777" w14:textId="55326C9D" w:rsidR="00B5408B" w:rsidRDefault="00B5408B" w:rsidP="00AC6B86">
      <w:pPr>
        <w:pStyle w:val="1Para"/>
      </w:pPr>
      <w:r>
        <w:t>The soft</w:t>
      </w:r>
      <w:r w:rsidR="00D35D23">
        <w:t xml:space="preserve">ware </w:t>
      </w:r>
      <w:r w:rsidR="00175992">
        <w:t xml:space="preserve">solution </w:t>
      </w:r>
      <w:r w:rsidR="00175992" w:rsidRPr="00354BED">
        <w:rPr>
          <w:b/>
          <w:i/>
          <w:rPrChange w:id="239" w:author="Tandon, Akshat" w:date="2017-06-05T10:34:00Z">
            <w:rPr>
              <w:i/>
            </w:rPr>
          </w:rPrChange>
        </w:rPr>
        <w:t>Testrek</w:t>
      </w:r>
      <w:r w:rsidR="00175992" w:rsidRPr="00E36AF7">
        <w:t>, developed</w:t>
      </w:r>
      <w:r w:rsidR="004D213D" w:rsidRPr="00E36AF7">
        <w:t xml:space="preserve"> mainly in Python</w:t>
      </w:r>
      <w:r w:rsidR="00175992">
        <w:t xml:space="preserve"> as</w:t>
      </w:r>
      <w:r w:rsidR="00D35D23">
        <w:t xml:space="preserve"> part of this </w:t>
      </w:r>
      <w:del w:id="240" w:author="Tandon, Akshat" w:date="2017-06-05T10:34:00Z">
        <w:r w:rsidR="00D35D23" w:rsidDel="00854C99">
          <w:delText>dissertation</w:delText>
        </w:r>
      </w:del>
      <w:ins w:id="241" w:author="Tandon, Akshat" w:date="2017-06-05T10:34:00Z">
        <w:r w:rsidR="00854C99">
          <w:t>thesis</w:t>
        </w:r>
      </w:ins>
      <w:r w:rsidR="00D35D23">
        <w:t xml:space="preserve"> can help in </w:t>
      </w:r>
      <w:r w:rsidR="00A701B1">
        <w:t>organization of</w:t>
      </w:r>
      <w:r w:rsidR="002C6EFE">
        <w:t xml:space="preserve"> </w:t>
      </w:r>
      <w:r w:rsidR="001868DE">
        <w:t xml:space="preserve">reviewing and running a </w:t>
      </w:r>
      <w:r w:rsidR="001868DE" w:rsidRPr="001868DE">
        <w:t xml:space="preserve">preliminary </w:t>
      </w:r>
      <w:r w:rsidR="001868DE">
        <w:t>plagiarism check on answers</w:t>
      </w:r>
      <w:r w:rsidR="002C6EFE">
        <w:t xml:space="preserve"> from the students </w:t>
      </w:r>
      <w:r w:rsidR="00A701B1">
        <w:t>taking part</w:t>
      </w:r>
      <w:r w:rsidR="00D35D23">
        <w:t xml:space="preserve"> </w:t>
      </w:r>
      <w:r w:rsidR="002C6EFE">
        <w:t>in the examination</w:t>
      </w:r>
      <w:r w:rsidR="002104A2">
        <w:t xml:space="preserve">. The designing of the solution is dynamically approached so that the </w:t>
      </w:r>
      <w:r w:rsidR="002C6EFE">
        <w:t>testing of any kind</w:t>
      </w:r>
      <w:r w:rsidR="002104A2">
        <w:t xml:space="preserve"> can use this solution</w:t>
      </w:r>
      <w:r w:rsidR="002C6EFE">
        <w:t xml:space="preserve"> </w:t>
      </w:r>
      <w:r w:rsidR="00796229">
        <w:t>if</w:t>
      </w:r>
      <w:r w:rsidR="002C6EFE">
        <w:t xml:space="preserve"> it can be standardized as mentioned in the 2</w:t>
      </w:r>
      <w:r w:rsidR="002C6EFE" w:rsidRPr="002C6EFE">
        <w:rPr>
          <w:vertAlign w:val="superscript"/>
        </w:rPr>
        <w:t>nd</w:t>
      </w:r>
      <w:r w:rsidR="002C6EFE">
        <w:t xml:space="preserve"> Chapter. This </w:t>
      </w:r>
      <w:del w:id="242" w:author="Tandon, Akshat" w:date="2017-06-05T10:34:00Z">
        <w:r w:rsidR="002C6EFE" w:rsidDel="00854C99">
          <w:delText>dissertation</w:delText>
        </w:r>
      </w:del>
      <w:ins w:id="243" w:author="Tandon, Akshat" w:date="2017-06-05T10:34:00Z">
        <w:r w:rsidR="00854C99">
          <w:t>thesis</w:t>
        </w:r>
      </w:ins>
      <w:r w:rsidR="002C6EFE">
        <w:t xml:space="preserve"> can also be used to conduct further research</w:t>
      </w:r>
      <w:r w:rsidR="00796229">
        <w:t xml:space="preserve"> and development</w:t>
      </w:r>
      <w:r w:rsidR="002C6EFE">
        <w:t xml:space="preserve"> on automating the</w:t>
      </w:r>
      <w:r w:rsidR="001868DE">
        <w:t xml:space="preserve"> sub processes which are out of scope of this bachelor work.</w:t>
      </w:r>
    </w:p>
    <w:p w14:paraId="6D64FBF5" w14:textId="339B475E" w:rsidR="004D213D" w:rsidRDefault="004D213D" w:rsidP="00AD6F8B">
      <w:pPr>
        <w:pStyle w:val="1Para"/>
      </w:pPr>
      <w:r>
        <w:t xml:space="preserve">The information is ordered in way so that one </w:t>
      </w:r>
      <w:r w:rsidR="00796229">
        <w:t xml:space="preserve">starts by understanding </w:t>
      </w:r>
      <w:r>
        <w:t xml:space="preserve">the aim and challenges </w:t>
      </w:r>
      <w:r w:rsidR="00C96AB4">
        <w:t>faced du</w:t>
      </w:r>
      <w:r w:rsidR="00796229">
        <w:t xml:space="preserve">e to the current process, followed by </w:t>
      </w:r>
      <w:r w:rsidR="00C96AB4">
        <w:t xml:space="preserve">a description of the solution proposals and technologies used to develop </w:t>
      </w:r>
      <w:r w:rsidR="00E97FF1">
        <w:t xml:space="preserve">the solution itself. </w:t>
      </w:r>
    </w:p>
    <w:p w14:paraId="75B8B9C9" w14:textId="24E1615F" w:rsidR="00AD6F8B" w:rsidRDefault="00AD6F8B">
      <w:pPr>
        <w:spacing w:after="160" w:line="259" w:lineRule="auto"/>
        <w:rPr>
          <w:sz w:val="28"/>
          <w:lang w:val="en-CA"/>
        </w:rPr>
      </w:pPr>
      <w:r>
        <w:br w:type="page"/>
      </w:r>
    </w:p>
    <w:p w14:paraId="75613C7F" w14:textId="035F9204" w:rsidR="00AD6F8B" w:rsidRDefault="004522D4" w:rsidP="00AD6F8B">
      <w:pPr>
        <w:pStyle w:val="Heading1"/>
      </w:pPr>
      <w:bookmarkStart w:id="244" w:name="_Toc483818990"/>
      <w:r>
        <w:lastRenderedPageBreak/>
        <w:t>Process Analysis</w:t>
      </w:r>
      <w:bookmarkEnd w:id="244"/>
    </w:p>
    <w:p w14:paraId="5AF4A0A1" w14:textId="0A7DAA5D" w:rsidR="00806B5F" w:rsidRDefault="00732C9E" w:rsidP="00732C9E">
      <w:pPr>
        <w:pStyle w:val="1Para"/>
        <w:ind w:firstLine="0"/>
      </w:pPr>
      <w:r>
        <w:t xml:space="preserve">Process Analysis constitute an important part of </w:t>
      </w:r>
      <w:r w:rsidR="00A80BF2">
        <w:t>this</w:t>
      </w:r>
      <w:r>
        <w:t xml:space="preserve"> </w:t>
      </w:r>
      <w:del w:id="245" w:author="Tandon, Akshat" w:date="2017-06-05T10:34:00Z">
        <w:r w:rsidDel="00854C99">
          <w:delText>dissertation</w:delText>
        </w:r>
      </w:del>
      <w:ins w:id="246" w:author="Tandon, Akshat" w:date="2017-06-05T10:34:00Z">
        <w:r w:rsidR="00854C99">
          <w:t>thesis</w:t>
        </w:r>
      </w:ins>
      <w:r>
        <w:t xml:space="preserve"> as it helped </w:t>
      </w:r>
      <w:r w:rsidR="008763C5">
        <w:t>in understanding the different aspects of the probl</w:t>
      </w:r>
      <w:r w:rsidR="008E3D3A">
        <w:t xml:space="preserve">em which are tried to be solved </w:t>
      </w:r>
      <w:del w:id="247" w:author="Tandon, Akshat A." w:date="2017-05-31T15:09:00Z">
        <w:r w:rsidR="008E3D3A" w:rsidDel="007503EC">
          <w:delText>and</w:delText>
        </w:r>
        <w:r w:rsidR="008763C5" w:rsidDel="007503EC">
          <w:delText xml:space="preserve"> </w:delText>
        </w:r>
      </w:del>
      <w:r>
        <w:t xml:space="preserve">while designing the possible solutions described in </w:t>
      </w:r>
      <w:r w:rsidRPr="008E3D3A">
        <w:rPr>
          <w:i/>
        </w:rPr>
        <w:t>Chapter 3</w:t>
      </w:r>
      <w:r w:rsidR="008E3D3A">
        <w:t>.</w:t>
      </w:r>
    </w:p>
    <w:p w14:paraId="6C703B65" w14:textId="28A37366" w:rsidR="00732C9E" w:rsidRDefault="00732C9E" w:rsidP="00732C9E">
      <w:pPr>
        <w:pStyle w:val="Heading2"/>
      </w:pPr>
      <w:bookmarkStart w:id="248" w:name="_Toc483818991"/>
      <w:r>
        <w:t>Process Description</w:t>
      </w:r>
      <w:bookmarkEnd w:id="248"/>
    </w:p>
    <w:p w14:paraId="6837B12B" w14:textId="11FD77C5" w:rsidR="000E4470" w:rsidRDefault="000E4470" w:rsidP="000E4470">
      <w:pPr>
        <w:pStyle w:val="1Para"/>
      </w:pPr>
      <w:r>
        <w:t xml:space="preserve">When conducted manually, the process map of whole examination process is explained using a swim lane chart below, with further information about their scope in this </w:t>
      </w:r>
      <w:del w:id="249" w:author="Tandon, Akshat" w:date="2017-06-05T10:34:00Z">
        <w:r w:rsidDel="00854C99">
          <w:delText>dissertation</w:delText>
        </w:r>
      </w:del>
      <w:ins w:id="250" w:author="Tandon, Akshat" w:date="2017-06-05T10:34:00Z">
        <w:r w:rsidR="00854C99">
          <w:t>thesis</w:t>
        </w:r>
      </w:ins>
      <w:r>
        <w:t xml:space="preserve"> and a rough estimation of required efforts required to automate the sub processes which are not included in the scope.</w:t>
      </w:r>
    </w:p>
    <w:p w14:paraId="3B94B96E" w14:textId="77777777" w:rsidR="000E4470" w:rsidRDefault="000E4470" w:rsidP="000E4470">
      <w:pPr>
        <w:pStyle w:val="1Para"/>
        <w:numPr>
          <w:ilvl w:val="0"/>
          <w:numId w:val="4"/>
        </w:numPr>
      </w:pPr>
      <w:r>
        <w:t>Preparation of question paper by the teacher or instructor.</w:t>
      </w:r>
    </w:p>
    <w:p w14:paraId="4BA21B6C" w14:textId="2CE975FE" w:rsidR="00F92FB9" w:rsidRPr="00F92FB9" w:rsidRDefault="002A1763" w:rsidP="00ED062F">
      <w:pPr>
        <w:pStyle w:val="1Para"/>
        <w:numPr>
          <w:ilvl w:val="0"/>
          <w:numId w:val="4"/>
        </w:numPr>
      </w:pPr>
      <w:r>
        <w:rPr>
          <w:noProof/>
          <w:lang w:val="en-GB" w:eastAsia="en-GB"/>
        </w:rPr>
        <w:lastRenderedPageBreak/>
        <mc:AlternateContent>
          <mc:Choice Requires="wps">
            <w:drawing>
              <wp:anchor distT="0" distB="0" distL="114300" distR="114300" simplePos="0" relativeHeight="251666432" behindDoc="0" locked="0" layoutInCell="1" allowOverlap="1" wp14:anchorId="136055FC" wp14:editId="4BC96C6E">
                <wp:simplePos x="0" y="0"/>
                <wp:positionH relativeFrom="column">
                  <wp:posOffset>803745</wp:posOffset>
                </wp:positionH>
                <wp:positionV relativeFrom="paragraph">
                  <wp:posOffset>4191974</wp:posOffset>
                </wp:positionV>
                <wp:extent cx="4475480" cy="4690406"/>
                <wp:effectExtent l="0" t="0" r="0" b="8890"/>
                <wp:wrapSquare wrapText="bothSides"/>
                <wp:docPr id="4" name="Text Box 4"/>
                <wp:cNvGraphicFramePr/>
                <a:graphic xmlns:a="http://schemas.openxmlformats.org/drawingml/2006/main">
                  <a:graphicData uri="http://schemas.microsoft.com/office/word/2010/wordprocessingShape">
                    <wps:wsp>
                      <wps:cNvSpPr txBox="1"/>
                      <wps:spPr>
                        <a:xfrm>
                          <a:off x="0" y="1427967"/>
                          <a:ext cx="4475480" cy="571910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98133" w14:textId="2993B08B" w:rsidR="003954F3" w:rsidRDefault="003954F3">
                            <w:pPr>
                              <w:rPr>
                                <w:sz w:val="48"/>
                                <w:szCs w:val="48"/>
                              </w:rPr>
                            </w:pPr>
                            <w:r>
                              <w:rPr>
                                <w:sz w:val="48"/>
                                <w:szCs w:val="48"/>
                              </w:rPr>
                              <w:t xml:space="preserve">About </w:t>
                            </w:r>
                            <w:del w:id="251" w:author="Tandon, Akshat A." w:date="2017-05-31T15:20:00Z">
                              <w:r w:rsidDel="001930C3">
                                <w:rPr>
                                  <w:sz w:val="48"/>
                                  <w:szCs w:val="48"/>
                                </w:rPr>
                                <w:delText>Operational Excellence</w:delText>
                              </w:r>
                            </w:del>
                            <w:ins w:id="252" w:author="Tandon, Akshat A." w:date="2017-05-31T15:20:00Z">
                              <w:r>
                                <w:rPr>
                                  <w:sz w:val="48"/>
                                  <w:szCs w:val="48"/>
                                </w:rPr>
                                <w:t>SDLC</w:t>
                              </w:r>
                            </w:ins>
                          </w:p>
                          <w:p w14:paraId="511E88EC" w14:textId="77777777" w:rsidR="003954F3" w:rsidRDefault="003954F3">
                            <w:pPr>
                              <w:rPr>
                                <w:sz w:val="48"/>
                                <w:szCs w:val="48"/>
                              </w:rPr>
                            </w:pPr>
                          </w:p>
                          <w:p w14:paraId="1B77A845" w14:textId="77777777" w:rsidR="003954F3" w:rsidRDefault="003954F3">
                            <w:pPr>
                              <w:rPr>
                                <w:sz w:val="48"/>
                                <w:szCs w:val="48"/>
                              </w:rPr>
                            </w:pPr>
                          </w:p>
                          <w:p w14:paraId="3DAF6A7A" w14:textId="245C7BD4" w:rsidR="003954F3" w:rsidRPr="002A1763" w:rsidRDefault="003954F3">
                            <w:pPr>
                              <w:rPr>
                                <w:sz w:val="48"/>
                                <w:szCs w:val="48"/>
                              </w:rPr>
                            </w:pPr>
                            <w:r>
                              <w:rPr>
                                <w:sz w:val="48"/>
                                <w:szCs w:val="48"/>
                              </w:rPr>
                              <w:t>INSERT SWIM LANE CHART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055FC" id="_x0000_t202" coordsize="21600,21600" o:spt="202" path="m0,0l0,21600,21600,21600,21600,0xe">
                <v:stroke joinstyle="miter"/>
                <v:path gradientshapeok="t" o:connecttype="rect"/>
              </v:shapetype>
              <v:shape id="Text Box 4" o:spid="_x0000_s1026" type="#_x0000_t202" style="position:absolute;left:0;text-align:left;margin-left:63.3pt;margin-top:330.1pt;width:352.4pt;height:36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" filled="f" stroked="f">
                <v:textbox>
                  <w:txbxContent>
                    <w:p w14:paraId="78398133" w14:textId="2993B08B" w:rsidR="003954F3" w:rsidRDefault="003954F3">
                      <w:pPr>
                        <w:rPr>
                          <w:sz w:val="48"/>
                          <w:szCs w:val="48"/>
                        </w:rPr>
                      </w:pPr>
                      <w:r>
                        <w:rPr>
                          <w:sz w:val="48"/>
                          <w:szCs w:val="48"/>
                        </w:rPr>
                        <w:t xml:space="preserve">About </w:t>
                      </w:r>
                      <w:del w:id="253" w:author="Tandon, Akshat A." w:date="2017-05-31T15:20:00Z">
                        <w:r w:rsidDel="001930C3">
                          <w:rPr>
                            <w:sz w:val="48"/>
                            <w:szCs w:val="48"/>
                          </w:rPr>
                          <w:delText>Operational Excellence</w:delText>
                        </w:r>
                      </w:del>
                      <w:ins w:id="254" w:author="Tandon, Akshat A." w:date="2017-05-31T15:20:00Z">
                        <w:r>
                          <w:rPr>
                            <w:sz w:val="48"/>
                            <w:szCs w:val="48"/>
                          </w:rPr>
                          <w:t>SDLC</w:t>
                        </w:r>
                      </w:ins>
                    </w:p>
                    <w:p w14:paraId="511E88EC" w14:textId="77777777" w:rsidR="003954F3" w:rsidRDefault="003954F3">
                      <w:pPr>
                        <w:rPr>
                          <w:sz w:val="48"/>
                          <w:szCs w:val="48"/>
                        </w:rPr>
                      </w:pPr>
                    </w:p>
                    <w:p w14:paraId="1B77A845" w14:textId="77777777" w:rsidR="003954F3" w:rsidRDefault="003954F3">
                      <w:pPr>
                        <w:rPr>
                          <w:sz w:val="48"/>
                          <w:szCs w:val="48"/>
                        </w:rPr>
                      </w:pPr>
                    </w:p>
                    <w:p w14:paraId="3DAF6A7A" w14:textId="245C7BD4" w:rsidR="003954F3" w:rsidRPr="002A1763" w:rsidRDefault="003954F3">
                      <w:pPr>
                        <w:rPr>
                          <w:sz w:val="48"/>
                          <w:szCs w:val="48"/>
                        </w:rPr>
                      </w:pPr>
                      <w:r>
                        <w:rPr>
                          <w:sz w:val="48"/>
                          <w:szCs w:val="48"/>
                        </w:rPr>
                        <w:t>INSERT SWIM LANE CHART HERE.</w:t>
                      </w:r>
                    </w:p>
                  </w:txbxContent>
                </v:textbox>
                <w10:wrap type="square"/>
              </v:shape>
            </w:pict>
          </mc:Fallback>
        </mc:AlternateContent>
      </w:r>
    </w:p>
    <w:p w14:paraId="27B2E00E" w14:textId="3931B2E6" w:rsidR="00806B5F" w:rsidRDefault="00F05B75" w:rsidP="00806B5F">
      <w:pPr>
        <w:pStyle w:val="Heading1"/>
      </w:pPr>
      <w:bookmarkStart w:id="255" w:name="_Toc483818992"/>
      <w:r>
        <w:lastRenderedPageBreak/>
        <w:t>Proposed</w:t>
      </w:r>
      <w:r w:rsidR="004522D4">
        <w:t xml:space="preserve"> Solutions</w:t>
      </w:r>
      <w:bookmarkEnd w:id="255"/>
    </w:p>
    <w:p w14:paraId="52FC1D77" w14:textId="2C037D71" w:rsidR="003B5653" w:rsidRDefault="008763C5" w:rsidP="003B5653">
      <w:pPr>
        <w:pStyle w:val="Heading2"/>
      </w:pPr>
      <w:bookmarkStart w:id="256" w:name="_Toc483818993"/>
      <w:r>
        <w:t>Standardization of the process</w:t>
      </w:r>
      <w:bookmarkEnd w:id="256"/>
    </w:p>
    <w:p w14:paraId="27F4DDFB" w14:textId="2ADDDC3C" w:rsidR="00E534E6" w:rsidRDefault="008763C5" w:rsidP="002E476F">
      <w:pPr>
        <w:pStyle w:val="1Para"/>
      </w:pPr>
      <w:r>
        <w:t>Before designing any solution for automating the examination process, it w</w:t>
      </w:r>
      <w:r w:rsidR="00434443">
        <w:t>as n</w:t>
      </w:r>
      <w:r w:rsidR="00B2117B">
        <w:t>ecessary to standardize it</w:t>
      </w:r>
      <w:r w:rsidR="00E36AF7">
        <w:t xml:space="preserve">. This in fact proved to be </w:t>
      </w:r>
      <w:r w:rsidR="006921BF">
        <w:t xml:space="preserve">crucial </w:t>
      </w:r>
      <w:r w:rsidR="00E36AF7">
        <w:t>while searching for different ways to approach the solution</w:t>
      </w:r>
      <w:r w:rsidR="008E3D3A">
        <w:t>.</w:t>
      </w:r>
      <w:r w:rsidR="00E36AF7">
        <w:t xml:space="preserve"> </w:t>
      </w:r>
      <w:r w:rsidR="000E234C">
        <w:t>The</w:t>
      </w:r>
      <w:r w:rsidR="00E36AF7">
        <w:t xml:space="preserve"> standardization helped in deciding the best possible way to approach the designing of the software solution, in the limited time frame. To make the solution fail safe it was necessary to set </w:t>
      </w:r>
      <w:r w:rsidR="00413688">
        <w:t xml:space="preserve">many </w:t>
      </w:r>
      <w:r w:rsidR="00E36AF7">
        <w:t>rules for</w:t>
      </w:r>
      <w:r w:rsidR="00413688">
        <w:t xml:space="preserve"> different parts of the process, but the challenges was to still maintain its dynamical nature.</w:t>
      </w:r>
    </w:p>
    <w:p w14:paraId="3F93DE98" w14:textId="26CF53CC" w:rsidR="00FE0AD2" w:rsidRDefault="008D5E69" w:rsidP="00FE0AD2">
      <w:pPr>
        <w:pStyle w:val="1Para"/>
      </w:pPr>
      <w:r>
        <w:t>After a thorough analysis, t</w:t>
      </w:r>
      <w:r w:rsidR="002E476F">
        <w:t>he two most qualified soluti</w:t>
      </w:r>
      <w:r>
        <w:t>ons which can be build are listed below with the requirement for standardisation, complexity, maintainability, infrastructure and support.</w:t>
      </w:r>
    </w:p>
    <w:p w14:paraId="2374E76F" w14:textId="77777777" w:rsidR="00446DBE" w:rsidRDefault="00446DBE" w:rsidP="00446DBE">
      <w:pPr>
        <w:pStyle w:val="1ParaFlushLeft"/>
      </w:pPr>
    </w:p>
    <w:p w14:paraId="7ACE8622" w14:textId="67008C07" w:rsidR="00FE0AD2" w:rsidRPr="00E57D54" w:rsidRDefault="00F05B75" w:rsidP="00FD6A55">
      <w:pPr>
        <w:pStyle w:val="Heading2"/>
      </w:pPr>
      <w:bookmarkStart w:id="257" w:name="_Toc483818994"/>
      <w:r>
        <w:t>Possible</w:t>
      </w:r>
      <w:r w:rsidR="00FD6A55">
        <w:t xml:space="preserve"> Solutions</w:t>
      </w:r>
      <w:bookmarkEnd w:id="257"/>
    </w:p>
    <w:p w14:paraId="106144F8" w14:textId="0D72499D" w:rsidR="00E57D54" w:rsidRDefault="00E57D54" w:rsidP="008D5E69">
      <w:pPr>
        <w:pStyle w:val="Heading5"/>
      </w:pPr>
      <w:r w:rsidRPr="00E57D54">
        <w:rPr>
          <w:u w:val="single"/>
        </w:rPr>
        <w:t>1</w:t>
      </w:r>
      <w:r w:rsidRPr="00E57D54">
        <w:rPr>
          <w:u w:val="single"/>
          <w:vertAlign w:val="superscript"/>
        </w:rPr>
        <w:t>st</w:t>
      </w:r>
      <w:r w:rsidRPr="00E57D54">
        <w:rPr>
          <w:u w:val="single"/>
        </w:rPr>
        <w:t xml:space="preserve"> Solution</w:t>
      </w:r>
      <w:r w:rsidR="00FE0AD2">
        <w:rPr>
          <w:u w:val="single"/>
        </w:rPr>
        <w:t xml:space="preserve"> (Testrek)</w:t>
      </w:r>
      <w:r>
        <w:t xml:space="preserve"> – Preferred</w:t>
      </w:r>
    </w:p>
    <w:p w14:paraId="6E65B839" w14:textId="0B07BC09" w:rsidR="00E57D54" w:rsidRDefault="00E57D54" w:rsidP="00E57D54">
      <w:pPr>
        <w:pStyle w:val="1Para"/>
        <w:rPr>
          <w:lang w:val="en-US"/>
        </w:rPr>
      </w:pPr>
      <w:r>
        <w:rPr>
          <w:lang w:val="en-US"/>
        </w:rPr>
        <w:t>Basic Requirements</w:t>
      </w:r>
      <w:r w:rsidRPr="00E57D54">
        <w:rPr>
          <w:lang w:val="en-US"/>
        </w:rPr>
        <w:t xml:space="preserve"> </w:t>
      </w:r>
      <w:r>
        <w:rPr>
          <w:lang w:val="en-US"/>
        </w:rPr>
        <w:t>for this solution</w:t>
      </w:r>
      <w:r w:rsidR="00C942CF">
        <w:rPr>
          <w:lang w:val="en-US"/>
        </w:rPr>
        <w:t xml:space="preserve"> to run</w:t>
      </w:r>
      <w:r>
        <w:rPr>
          <w:lang w:val="en-US"/>
        </w:rPr>
        <w:t>:</w:t>
      </w:r>
    </w:p>
    <w:p w14:paraId="50A68C68" w14:textId="67F3715D" w:rsidR="00062C29" w:rsidRDefault="00062C29" w:rsidP="00E57D54">
      <w:pPr>
        <w:pStyle w:val="1Para"/>
        <w:numPr>
          <w:ilvl w:val="0"/>
          <w:numId w:val="7"/>
        </w:numPr>
        <w:rPr>
          <w:lang w:val="en-US"/>
        </w:rPr>
      </w:pPr>
      <w:r>
        <w:rPr>
          <w:lang w:val="en-US"/>
        </w:rPr>
        <w:t>Access to the internet</w:t>
      </w:r>
    </w:p>
    <w:p w14:paraId="6BC2E618" w14:textId="7F90A994" w:rsidR="002127C3" w:rsidRDefault="002127C3" w:rsidP="00E57D54">
      <w:pPr>
        <w:pStyle w:val="1Para"/>
        <w:numPr>
          <w:ilvl w:val="0"/>
          <w:numId w:val="7"/>
        </w:numPr>
        <w:rPr>
          <w:lang w:val="en-US"/>
        </w:rPr>
      </w:pPr>
      <w:r>
        <w:rPr>
          <w:lang w:val="en-US"/>
        </w:rPr>
        <w:t>Disk space of about 30 Mega Bytes</w:t>
      </w:r>
    </w:p>
    <w:p w14:paraId="00C66EFA" w14:textId="5A153105" w:rsidR="00A047F7" w:rsidDel="001930C3" w:rsidRDefault="00FE0AD2" w:rsidP="00C942CF">
      <w:pPr>
        <w:pStyle w:val="1Para"/>
        <w:rPr>
          <w:del w:id="258" w:author="Tandon, Akshat A." w:date="2017-05-31T15:21:00Z"/>
          <w:lang w:val="en-US"/>
        </w:rPr>
      </w:pPr>
      <w:r>
        <w:rPr>
          <w:lang w:val="en-US"/>
        </w:rPr>
        <w:t xml:space="preserve">This solution which is essentially a combination of scripts written in Python, is built as a part of this thesis. </w:t>
      </w:r>
      <w:r w:rsidR="002127C3">
        <w:rPr>
          <w:lang w:val="en-US"/>
        </w:rPr>
        <w:t xml:space="preserve">This solution was preferred because </w:t>
      </w:r>
      <w:r>
        <w:rPr>
          <w:lang w:val="en-US"/>
        </w:rPr>
        <w:t>the requirements for running</w:t>
      </w:r>
      <w:r w:rsidR="002127C3">
        <w:rPr>
          <w:lang w:val="en-US"/>
        </w:rPr>
        <w:t xml:space="preserve"> this application </w:t>
      </w:r>
      <w:r w:rsidR="00FD6A55">
        <w:rPr>
          <w:lang w:val="en-US"/>
        </w:rPr>
        <w:t>were very low and affordable. As the scripts are simple to understand, it would not require a lot of time to modify if the need be</w:t>
      </w:r>
      <w:r w:rsidR="00A047F7">
        <w:rPr>
          <w:lang w:val="en-US"/>
        </w:rPr>
        <w:t>.</w:t>
      </w:r>
    </w:p>
    <w:p w14:paraId="40004923" w14:textId="77777777" w:rsidR="00223A6B" w:rsidRDefault="00223A6B">
      <w:pPr>
        <w:pStyle w:val="1Para"/>
        <w:rPr>
          <w:lang w:val="en-US"/>
        </w:rPr>
      </w:pPr>
    </w:p>
    <w:p w14:paraId="7E80B8D4" w14:textId="6560E019" w:rsidR="00A378EC" w:rsidRDefault="00A047F7" w:rsidP="00801DD0">
      <w:pPr>
        <w:pStyle w:val="1Para"/>
        <w:rPr>
          <w:lang w:val="en-US"/>
        </w:rPr>
      </w:pPr>
      <w:r>
        <w:rPr>
          <w:lang w:val="en-US"/>
        </w:rPr>
        <w:lastRenderedPageBreak/>
        <w:t>This solution also does not demand a lot of infrastructure hence it can run on most of the computers of today’s standard.</w:t>
      </w:r>
      <w:r w:rsidR="002A62F4">
        <w:rPr>
          <w:lang w:val="en-US"/>
        </w:rPr>
        <w:t xml:space="preserve"> Although it does not have a very user interaction to the of GUI, it is still easy to use and maintain. </w:t>
      </w:r>
      <w:r w:rsidR="00223A6B">
        <w:rPr>
          <w:lang w:val="en-US"/>
        </w:rPr>
        <w:t xml:space="preserve">The challenging part for this solution is strictly standardizing </w:t>
      </w:r>
      <w:r w:rsidR="00F05B75">
        <w:rPr>
          <w:lang w:val="en-US"/>
        </w:rPr>
        <w:t>many part</w:t>
      </w:r>
      <w:r w:rsidR="00A378EC">
        <w:rPr>
          <w:lang w:val="en-US"/>
        </w:rPr>
        <w:t>s</w:t>
      </w:r>
      <w:r w:rsidR="00F05B75">
        <w:rPr>
          <w:lang w:val="en-US"/>
        </w:rPr>
        <w:t xml:space="preserve"> of the </w:t>
      </w:r>
      <w:r w:rsidR="00223A6B">
        <w:rPr>
          <w:lang w:val="en-US"/>
        </w:rPr>
        <w:t xml:space="preserve">examination </w:t>
      </w:r>
      <w:r w:rsidR="00A378EC">
        <w:rPr>
          <w:lang w:val="en-US"/>
        </w:rPr>
        <w:t>process, for example, where data is expected from the user.</w:t>
      </w:r>
    </w:p>
    <w:p w14:paraId="678AE081" w14:textId="508212D8" w:rsidR="00C942CF" w:rsidRDefault="00FD6A55" w:rsidP="002A62F4">
      <w:pPr>
        <w:pStyle w:val="1Para"/>
        <w:rPr>
          <w:lang w:val="en-US"/>
        </w:rPr>
      </w:pPr>
      <w:r>
        <w:rPr>
          <w:lang w:val="en-US"/>
        </w:rPr>
        <w:t xml:space="preserve">A more thorough description of this solution can be found in the </w:t>
      </w:r>
      <w:r w:rsidR="00801DD0">
        <w:rPr>
          <w:lang w:val="en-US"/>
        </w:rPr>
        <w:t>up</w:t>
      </w:r>
      <w:r>
        <w:rPr>
          <w:lang w:val="en-US"/>
        </w:rPr>
        <w:t>coming chapter</w:t>
      </w:r>
      <w:r w:rsidR="00F82727">
        <w:rPr>
          <w:lang w:val="en-US"/>
        </w:rPr>
        <w:t>s</w:t>
      </w:r>
      <w:r>
        <w:rPr>
          <w:lang w:val="en-US"/>
        </w:rPr>
        <w:t>.</w:t>
      </w:r>
    </w:p>
    <w:p w14:paraId="5395589A" w14:textId="77777777" w:rsidR="00446DBE" w:rsidRPr="00E57D54" w:rsidRDefault="00446DBE" w:rsidP="00446DBE">
      <w:pPr>
        <w:pStyle w:val="1ParaFlushLeft"/>
      </w:pPr>
    </w:p>
    <w:p w14:paraId="58542EA8" w14:textId="45C95032" w:rsidR="008D5E69" w:rsidRDefault="00E57D54" w:rsidP="008D5E69">
      <w:pPr>
        <w:pStyle w:val="Heading5"/>
      </w:pPr>
      <w:r>
        <w:rPr>
          <w:u w:val="single"/>
        </w:rPr>
        <w:t>2</w:t>
      </w:r>
      <w:r w:rsidRPr="00E57D54">
        <w:rPr>
          <w:u w:val="single"/>
          <w:vertAlign w:val="superscript"/>
        </w:rPr>
        <w:t>nd</w:t>
      </w:r>
      <w:r w:rsidRPr="00C942CF">
        <w:rPr>
          <w:u w:val="single"/>
        </w:rPr>
        <w:t xml:space="preserve"> </w:t>
      </w:r>
      <w:r w:rsidR="008D5E69" w:rsidRPr="00E57D54">
        <w:rPr>
          <w:u w:val="single"/>
        </w:rPr>
        <w:t>Solution</w:t>
      </w:r>
      <w:r w:rsidR="008D5E69">
        <w:t xml:space="preserve"> – Not preferred</w:t>
      </w:r>
    </w:p>
    <w:p w14:paraId="14E49FCD" w14:textId="42C54CC2" w:rsidR="00E310EB" w:rsidRDefault="00062C29" w:rsidP="00E310EB">
      <w:pPr>
        <w:pStyle w:val="1Para"/>
        <w:rPr>
          <w:lang w:val="en-US"/>
        </w:rPr>
      </w:pPr>
      <w:r>
        <w:rPr>
          <w:lang w:val="en-US"/>
        </w:rPr>
        <w:t xml:space="preserve">As this solution will have to utilize a server, it will have a client side and the server side. </w:t>
      </w:r>
      <w:r w:rsidR="00A9067B">
        <w:rPr>
          <w:lang w:val="en-US"/>
        </w:rPr>
        <w:t>Basic Requirements for this solution</w:t>
      </w:r>
      <w:r w:rsidR="00C942CF">
        <w:rPr>
          <w:lang w:val="en-US"/>
        </w:rPr>
        <w:t xml:space="preserve"> to run</w:t>
      </w:r>
      <w:r>
        <w:rPr>
          <w:lang w:val="en-US"/>
        </w:rPr>
        <w:t>:</w:t>
      </w:r>
    </w:p>
    <w:p w14:paraId="68FFE39B" w14:textId="2EC0F0DD" w:rsidR="00062C29" w:rsidRDefault="00062C29" w:rsidP="00E310EB">
      <w:pPr>
        <w:pStyle w:val="1Para"/>
        <w:rPr>
          <w:lang w:val="en-US"/>
        </w:rPr>
      </w:pPr>
      <w:r>
        <w:rPr>
          <w:lang w:val="en-US"/>
        </w:rPr>
        <w:t>On client side:</w:t>
      </w:r>
    </w:p>
    <w:p w14:paraId="3AE50A74" w14:textId="00B875A8" w:rsidR="00062C29" w:rsidRDefault="00062C29" w:rsidP="00062C29">
      <w:pPr>
        <w:pStyle w:val="1Para"/>
        <w:numPr>
          <w:ilvl w:val="0"/>
          <w:numId w:val="6"/>
        </w:numPr>
        <w:rPr>
          <w:lang w:val="en-US"/>
        </w:rPr>
      </w:pPr>
      <w:r>
        <w:rPr>
          <w:lang w:val="en-US"/>
        </w:rPr>
        <w:t>Internet Connection and a modern web browser</w:t>
      </w:r>
    </w:p>
    <w:p w14:paraId="3F864D0D" w14:textId="1E46CD35" w:rsidR="00062C29" w:rsidRDefault="00062C29" w:rsidP="00062C29">
      <w:pPr>
        <w:pStyle w:val="1Para"/>
        <w:ind w:left="720" w:firstLine="0"/>
        <w:rPr>
          <w:lang w:val="en-US"/>
        </w:rPr>
      </w:pPr>
      <w:r>
        <w:rPr>
          <w:lang w:val="en-US"/>
        </w:rPr>
        <w:t>On server side:</w:t>
      </w:r>
    </w:p>
    <w:p w14:paraId="090EA20B" w14:textId="06C22E69" w:rsidR="00E310EB" w:rsidRDefault="00062C29" w:rsidP="00062C29">
      <w:pPr>
        <w:pStyle w:val="1Para"/>
        <w:ind w:left="1440" w:firstLine="0"/>
        <w:rPr>
          <w:lang w:val="en-US"/>
        </w:rPr>
      </w:pPr>
      <w:r w:rsidRPr="00062C29">
        <w:rPr>
          <w:lang w:val="en-US"/>
        </w:rPr>
        <w:t>a.</w:t>
      </w:r>
      <w:r>
        <w:rPr>
          <w:lang w:val="en-US"/>
        </w:rPr>
        <w:t xml:space="preserve"> </w:t>
      </w:r>
      <w:r w:rsidR="00E310EB">
        <w:rPr>
          <w:lang w:val="en-US"/>
        </w:rPr>
        <w:t>a database</w:t>
      </w:r>
    </w:p>
    <w:p w14:paraId="5A9C63DE" w14:textId="172DA77B" w:rsidR="00E310EB" w:rsidRDefault="00E310EB" w:rsidP="00E310EB">
      <w:pPr>
        <w:pStyle w:val="1Para"/>
        <w:numPr>
          <w:ilvl w:val="0"/>
          <w:numId w:val="6"/>
        </w:numPr>
        <w:rPr>
          <w:lang w:val="en-US"/>
        </w:rPr>
      </w:pPr>
      <w:r>
        <w:rPr>
          <w:lang w:val="en-US"/>
        </w:rPr>
        <w:t>a server supporting Python</w:t>
      </w:r>
    </w:p>
    <w:p w14:paraId="4AADE8A6" w14:textId="36D04FAD" w:rsidR="00E310EB" w:rsidRDefault="00E310EB" w:rsidP="00E310EB">
      <w:pPr>
        <w:pStyle w:val="1Para"/>
        <w:numPr>
          <w:ilvl w:val="0"/>
          <w:numId w:val="6"/>
        </w:numPr>
        <w:rPr>
          <w:lang w:val="en-US"/>
        </w:rPr>
      </w:pPr>
      <w:r>
        <w:rPr>
          <w:lang w:val="en-US"/>
        </w:rPr>
        <w:t>an app hosting</w:t>
      </w:r>
      <w:r w:rsidR="003B2CDF">
        <w:rPr>
          <w:lang w:val="en-US"/>
        </w:rPr>
        <w:t xml:space="preserve"> platform</w:t>
      </w:r>
    </w:p>
    <w:p w14:paraId="049B625C" w14:textId="7FF5A50D" w:rsidR="00E310EB" w:rsidRDefault="003B2CDF" w:rsidP="00E310EB">
      <w:pPr>
        <w:pStyle w:val="1Para"/>
        <w:numPr>
          <w:ilvl w:val="0"/>
          <w:numId w:val="6"/>
        </w:numPr>
        <w:rPr>
          <w:lang w:val="en-US"/>
        </w:rPr>
      </w:pPr>
      <w:r>
        <w:rPr>
          <w:lang w:val="en-US"/>
        </w:rPr>
        <w:t>maintenance and support</w:t>
      </w:r>
    </w:p>
    <w:p w14:paraId="2BFDDF34" w14:textId="1A0AC46F" w:rsidR="008D5E69" w:rsidRDefault="00FD6A55" w:rsidP="008D5E69">
      <w:pPr>
        <w:pStyle w:val="1Para"/>
        <w:rPr>
          <w:lang w:val="en-US"/>
        </w:rPr>
      </w:pPr>
      <w:r>
        <w:rPr>
          <w:lang w:val="en-US"/>
        </w:rPr>
        <w:t>Building</w:t>
      </w:r>
      <w:r w:rsidR="00E57D54">
        <w:rPr>
          <w:lang w:val="en-US"/>
        </w:rPr>
        <w:t xml:space="preserve"> t</w:t>
      </w:r>
      <w:r w:rsidR="008D5E69">
        <w:rPr>
          <w:lang w:val="en-US"/>
        </w:rPr>
        <w:t>his</w:t>
      </w:r>
      <w:r w:rsidR="002910D2">
        <w:rPr>
          <w:lang w:val="en-US"/>
        </w:rPr>
        <w:t xml:space="preserve"> application</w:t>
      </w:r>
      <w:r w:rsidR="008D5E69">
        <w:rPr>
          <w:lang w:val="en-US"/>
        </w:rPr>
        <w:t xml:space="preserve"> solution </w:t>
      </w:r>
      <w:r w:rsidR="00E310EB">
        <w:rPr>
          <w:lang w:val="en-US"/>
        </w:rPr>
        <w:t>would require a robust web framework for</w:t>
      </w:r>
      <w:r w:rsidR="00E57D54">
        <w:rPr>
          <w:lang w:val="en-US"/>
        </w:rPr>
        <w:t xml:space="preserve"> Python, e.g. Flask, Django etc</w:t>
      </w:r>
      <w:r w:rsidR="003B2CDF">
        <w:rPr>
          <w:lang w:val="en-US"/>
        </w:rPr>
        <w:t>.</w:t>
      </w:r>
      <w:r w:rsidR="00A9067B">
        <w:rPr>
          <w:lang w:val="en-US"/>
        </w:rPr>
        <w:t xml:space="preserve"> It would utilize a database</w:t>
      </w:r>
      <w:r w:rsidR="00CF5C60">
        <w:rPr>
          <w:lang w:val="en-US"/>
        </w:rPr>
        <w:t xml:space="preserve"> to store the information and </w:t>
      </w:r>
      <w:r w:rsidR="002910D2">
        <w:rPr>
          <w:lang w:val="en-US"/>
        </w:rPr>
        <w:t>a server to operate itself.</w:t>
      </w:r>
      <w:r>
        <w:rPr>
          <w:lang w:val="en-US"/>
        </w:rPr>
        <w:t xml:space="preserve"> </w:t>
      </w:r>
      <w:r w:rsidR="00223A6B">
        <w:rPr>
          <w:lang w:val="en-US"/>
        </w:rPr>
        <w:t>Furthermore, t</w:t>
      </w:r>
      <w:r>
        <w:rPr>
          <w:lang w:val="en-US"/>
        </w:rPr>
        <w:t xml:space="preserve">he </w:t>
      </w:r>
      <w:r>
        <w:rPr>
          <w:lang w:val="en-US"/>
        </w:rPr>
        <w:lastRenderedPageBreak/>
        <w:t>development process would require a lot more time and resources in comparison to the 1</w:t>
      </w:r>
      <w:r w:rsidRPr="00FD6A55">
        <w:rPr>
          <w:vertAlign w:val="superscript"/>
          <w:lang w:val="en-US"/>
        </w:rPr>
        <w:t>st</w:t>
      </w:r>
      <w:r>
        <w:rPr>
          <w:lang w:val="en-US"/>
        </w:rPr>
        <w:t xml:space="preserve"> solution.</w:t>
      </w:r>
    </w:p>
    <w:p w14:paraId="7BA025D0" w14:textId="3EE9217B" w:rsidR="008D5E69" w:rsidRPr="008D5E69" w:rsidRDefault="002910D2" w:rsidP="00E57D54">
      <w:pPr>
        <w:pStyle w:val="1Para"/>
        <w:rPr>
          <w:lang w:val="en-US"/>
        </w:rPr>
      </w:pPr>
      <w:r>
        <w:rPr>
          <w:lang w:val="en-US"/>
        </w:rPr>
        <w:t>Though the requirements are on the higher end when compared to the 1st solution, this</w:t>
      </w:r>
      <w:r w:rsidR="00E57D54">
        <w:rPr>
          <w:lang w:val="en-US"/>
        </w:rPr>
        <w:t xml:space="preserve"> solution which is essentially a web application</w:t>
      </w:r>
      <w:r>
        <w:rPr>
          <w:lang w:val="en-US"/>
        </w:rPr>
        <w:t xml:space="preserve"> will be more robust in its </w:t>
      </w:r>
      <w:r w:rsidR="00FD6A55">
        <w:rPr>
          <w:lang w:val="en-US"/>
        </w:rPr>
        <w:t>operation and delivery.</w:t>
      </w:r>
      <w:r w:rsidR="002A62F4">
        <w:rPr>
          <w:lang w:val="en-US"/>
        </w:rPr>
        <w:t xml:space="preserve"> This application would run on a web browser with an intensive GUI</w:t>
      </w:r>
      <w:r w:rsidR="00223A6B">
        <w:rPr>
          <w:lang w:val="en-US"/>
        </w:rPr>
        <w:t>, hence will be more interactive for the users. One other essential characteristic of this solution would be the fact that it will not require as much standardization of the process as does the 1</w:t>
      </w:r>
      <w:r w:rsidR="00223A6B" w:rsidRPr="00223A6B">
        <w:rPr>
          <w:vertAlign w:val="superscript"/>
          <w:lang w:val="en-US"/>
        </w:rPr>
        <w:t>st</w:t>
      </w:r>
      <w:r w:rsidR="00223A6B">
        <w:rPr>
          <w:lang w:val="en-US"/>
        </w:rPr>
        <w:t xml:space="preserve"> Solution requires.</w:t>
      </w:r>
      <w:r w:rsidR="00F05B75">
        <w:rPr>
          <w:lang w:val="en-US"/>
        </w:rPr>
        <w:t xml:space="preserve"> Several validations can be run on the data as and when it is received, hence diminishing the need for much standardization.</w:t>
      </w:r>
    </w:p>
    <w:p w14:paraId="2B2203E4" w14:textId="77777777" w:rsidR="003B5653" w:rsidRPr="003B5653" w:rsidRDefault="003B5653" w:rsidP="003B5653">
      <w:pPr>
        <w:pStyle w:val="1Para"/>
      </w:pPr>
    </w:p>
    <w:p w14:paraId="5C67D77A" w14:textId="7BDCE758" w:rsidR="003B5653" w:rsidRPr="003B5653" w:rsidRDefault="00F05875" w:rsidP="003B5653">
      <w:pPr>
        <w:pStyle w:val="Heading1"/>
      </w:pPr>
      <w:bookmarkStart w:id="259" w:name="_Toc483818995"/>
      <w:r>
        <w:lastRenderedPageBreak/>
        <w:t>Technologies and Methodologies</w:t>
      </w:r>
      <w:bookmarkEnd w:id="259"/>
    </w:p>
    <w:p w14:paraId="5A3B41E0" w14:textId="502DCF15" w:rsidR="00AD6F8B" w:rsidRDefault="00F05875" w:rsidP="00AD6F8B">
      <w:pPr>
        <w:pStyle w:val="1Para"/>
      </w:pPr>
      <w:r>
        <w:t xml:space="preserve">This chapter guides through different technologies and methodologies used from development </w:t>
      </w:r>
      <w:del w:id="260" w:author="Tandon, Akshat" w:date="2017-06-05T10:36:00Z">
        <w:r w:rsidDel="00354BED">
          <w:delText xml:space="preserve">and </w:delText>
        </w:r>
      </w:del>
      <w:r>
        <w:t>to the deployment of the application solution.</w:t>
      </w:r>
      <w:ins w:id="261" w:author="Tandon, Akshat" w:date="2017-06-05T10:36:00Z">
        <w:r w:rsidR="00354BED">
          <w:t xml:space="preserve"> </w:t>
        </w:r>
      </w:ins>
    </w:p>
    <w:p w14:paraId="17C2A424" w14:textId="35516ABF" w:rsidR="001C12A2" w:rsidRDefault="00F11A24" w:rsidP="00F11A24">
      <w:pPr>
        <w:pStyle w:val="Heading2"/>
      </w:pPr>
      <w:bookmarkStart w:id="262" w:name="_Toc483818996"/>
      <w:r>
        <w:t>Development Environment</w:t>
      </w:r>
      <w:bookmarkEnd w:id="262"/>
    </w:p>
    <w:p w14:paraId="0E2454C0" w14:textId="0E4813A8" w:rsidR="00C75AD8" w:rsidRPr="003B28C0" w:rsidRDefault="003B28C0" w:rsidP="00C75AD8">
      <w:pPr>
        <w:pStyle w:val="1Para"/>
      </w:pPr>
      <w:r>
        <w:t xml:space="preserve">The solution had been built on a machine running MAC OS and the </w:t>
      </w:r>
      <w:r w:rsidRPr="003B28C0">
        <w:t>IDE or integrated</w:t>
      </w:r>
      <w:r>
        <w:t xml:space="preserve"> Development Environment that was used to build the </w:t>
      </w:r>
      <w:r w:rsidR="00861AC4">
        <w:t xml:space="preserve">software </w:t>
      </w:r>
      <w:r>
        <w:t xml:space="preserve">solution is called </w:t>
      </w:r>
      <w:proofErr w:type="spellStart"/>
      <w:r>
        <w:t>PyCharm</w:t>
      </w:r>
      <w:proofErr w:type="spellEnd"/>
      <w:r>
        <w:t xml:space="preserve"> </w:t>
      </w:r>
      <w:r w:rsidR="00D425EA">
        <w:t>Edu 3.5</w:t>
      </w:r>
      <w:r w:rsidR="0037374B">
        <w:rPr>
          <w:rStyle w:val="EndnoteReference"/>
        </w:rPr>
        <w:endnoteReference w:id="2"/>
      </w:r>
      <w:r w:rsidR="00D425EA">
        <w:t xml:space="preserve"> </w:t>
      </w:r>
      <w:r w:rsidR="00861AC4">
        <w:t xml:space="preserve">provided by </w:t>
      </w:r>
      <w:proofErr w:type="spellStart"/>
      <w:r w:rsidR="00861AC4">
        <w:t>JetBrains</w:t>
      </w:r>
      <w:proofErr w:type="spellEnd"/>
      <w:r w:rsidR="00861AC4">
        <w:t xml:space="preserve"> </w:t>
      </w:r>
      <w:proofErr w:type="spellStart"/>
      <w:proofErr w:type="gramStart"/>
      <w:r w:rsidR="00861AC4">
        <w:t>s.r.o</w:t>
      </w:r>
      <w:proofErr w:type="spellEnd"/>
      <w:r w:rsidR="00861AC4">
        <w:t>.</w:t>
      </w:r>
      <w:r w:rsidR="00D425EA">
        <w:t>.</w:t>
      </w:r>
      <w:proofErr w:type="gramEnd"/>
    </w:p>
    <w:p w14:paraId="4DF5C8B4" w14:textId="758E499E" w:rsidR="00BE626A" w:rsidRPr="003F51A4" w:rsidRDefault="00BE626A">
      <w:pPr>
        <w:pPrChange w:id="263" w:author="Tandon, Akshat" w:date="2017-05-29T11:19:00Z">
          <w:pPr>
            <w:pStyle w:val="1Para"/>
            <w:ind w:firstLine="0"/>
          </w:pPr>
        </w:pPrChange>
      </w:pPr>
    </w:p>
    <w:p w14:paraId="152ACB0C" w14:textId="6EAB1EAB" w:rsidR="00D425EA" w:rsidRDefault="00354BED" w:rsidP="00D425EA">
      <w:pPr>
        <w:pStyle w:val="1Para"/>
        <w:ind w:firstLine="0"/>
        <w:rPr>
          <w:ins w:id="264" w:author="Tandon, Akshat" w:date="2017-05-29T11:15:00Z"/>
        </w:rPr>
      </w:pPr>
      <w:r>
        <w:rPr>
          <w:noProof/>
          <w:lang w:val="en-GB" w:eastAsia="en-GB"/>
        </w:rPr>
        <w:drawing>
          <wp:anchor distT="0" distB="0" distL="114300" distR="114300" simplePos="0" relativeHeight="251667456" behindDoc="0" locked="0" layoutInCell="1" allowOverlap="1" wp14:anchorId="62B6D6FD" wp14:editId="2A36CC4B">
            <wp:simplePos x="0" y="0"/>
            <wp:positionH relativeFrom="margin">
              <wp:posOffset>1854835</wp:posOffset>
            </wp:positionH>
            <wp:positionV relativeFrom="margin">
              <wp:posOffset>3221990</wp:posOffset>
            </wp:positionV>
            <wp:extent cx="3938905" cy="24657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8 at 23.03.16.png"/>
                    <pic:cNvPicPr/>
                  </pic:nvPicPr>
                  <pic:blipFill>
                    <a:blip r:embed="rId10">
                      <a:extLst>
                        <a:ext uri="{28A0092B-C50C-407E-A947-70E740481C1C}">
                          <a14:useLocalDpi xmlns:a14="http://schemas.microsoft.com/office/drawing/2010/main" val="0"/>
                        </a:ext>
                      </a:extLst>
                    </a:blip>
                    <a:stretch>
                      <a:fillRect/>
                    </a:stretch>
                  </pic:blipFill>
                  <pic:spPr>
                    <a:xfrm>
                      <a:off x="0" y="0"/>
                      <a:ext cx="3938905" cy="2465705"/>
                    </a:xfrm>
                    <a:prstGeom prst="rect">
                      <a:avLst/>
                    </a:prstGeom>
                  </pic:spPr>
                </pic:pic>
              </a:graphicData>
            </a:graphic>
            <wp14:sizeRelH relativeFrom="margin">
              <wp14:pctWidth>0</wp14:pctWidth>
            </wp14:sizeRelH>
            <wp14:sizeRelV relativeFrom="margin">
              <wp14:pctHeight>0</wp14:pctHeight>
            </wp14:sizeRelV>
          </wp:anchor>
        </w:drawing>
      </w:r>
      <w:r w:rsidR="00D425EA">
        <w:tab/>
        <w:t xml:space="preserve">This </w:t>
      </w:r>
      <w:r w:rsidR="00F1365C">
        <w:t xml:space="preserve">IDE </w:t>
      </w:r>
      <w:r w:rsidR="008B3F84">
        <w:t xml:space="preserve">was selected as it </w:t>
      </w:r>
      <w:r w:rsidR="00F1365C">
        <w:t xml:space="preserve">has a great support for Python development and </w:t>
      </w:r>
      <w:r w:rsidR="008B3F84">
        <w:t>is</w:t>
      </w:r>
      <w:r w:rsidR="00000473">
        <w:t xml:space="preserve"> an open-</w:t>
      </w:r>
      <w:r w:rsidR="008B3F84">
        <w:t>source</w:t>
      </w:r>
      <w:r w:rsidR="00000473">
        <w:t xml:space="preserve"> software. It is best known</w:t>
      </w:r>
      <w:r w:rsidR="00000473" w:rsidRPr="00000473">
        <w:t xml:space="preserve"> </w:t>
      </w:r>
      <w:r w:rsidR="00000473">
        <w:t xml:space="preserve">for </w:t>
      </w:r>
      <w:r w:rsidR="00000473" w:rsidRPr="00000473">
        <w:t>intelligent code completion, on-the-fly error checking and quick</w:t>
      </w:r>
      <w:r w:rsidR="00000473">
        <w:t>-fixes and easy project navigation</w:t>
      </w:r>
      <w:r w:rsidR="00000473" w:rsidRPr="00000473">
        <w:t>.</w:t>
      </w:r>
      <w:r w:rsidR="00CB363D">
        <w:t xml:space="preserve"> It </w:t>
      </w:r>
      <w:r w:rsidR="00CB363D" w:rsidRPr="00CB363D">
        <w:t>helps keep quality under control with PEP8 checks, testing assistance, smart refactoring, and a host of inspections.</w:t>
      </w:r>
    </w:p>
    <w:p w14:paraId="5B196B1C" w14:textId="77777777" w:rsidR="00162373" w:rsidRDefault="00162373">
      <w:pPr>
        <w:pStyle w:val="1Para"/>
        <w:keepNext/>
        <w:ind w:firstLine="0"/>
        <w:jc w:val="center"/>
        <w:rPr>
          <w:ins w:id="265" w:author="Tandon, Akshat" w:date="2017-05-29T11:18:00Z"/>
        </w:rPr>
        <w:pPrChange w:id="266" w:author="Tandon, Akshat" w:date="2017-05-29T11:18:00Z">
          <w:pPr>
            <w:pStyle w:val="1Para"/>
            <w:ind w:firstLine="0"/>
            <w:jc w:val="center"/>
          </w:pPr>
        </w:pPrChange>
      </w:pPr>
      <w:ins w:id="267" w:author="Tandon, Akshat" w:date="2017-05-29T11:18:00Z">
        <w:r>
          <w:rPr>
            <w:noProof/>
            <w:lang w:val="en-GB" w:eastAsia="en-GB"/>
          </w:rPr>
          <w:lastRenderedPageBreak/>
          <w:drawing>
            <wp:inline distT="0" distB="0" distL="0" distR="0" wp14:anchorId="44E387F5" wp14:editId="3C9AD6FC">
              <wp:extent cx="5756910" cy="309435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29 at 11.15.51.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3094355"/>
                      </a:xfrm>
                      <a:prstGeom prst="rect">
                        <a:avLst/>
                      </a:prstGeom>
                    </pic:spPr>
                  </pic:pic>
                </a:graphicData>
              </a:graphic>
            </wp:inline>
          </w:drawing>
        </w:r>
      </w:ins>
    </w:p>
    <w:p w14:paraId="38CA5FEA" w14:textId="15A78372" w:rsidR="00162373" w:rsidRDefault="00162373">
      <w:pPr>
        <w:pStyle w:val="Caption"/>
        <w:jc w:val="center"/>
        <w:rPr>
          <w:ins w:id="268" w:author="Tandon, Akshat" w:date="2017-05-29T11:18:00Z"/>
        </w:rPr>
        <w:pPrChange w:id="269" w:author="Tandon, Akshat" w:date="2017-05-29T11:18:00Z">
          <w:pPr>
            <w:pStyle w:val="1Para"/>
            <w:ind w:firstLine="0"/>
          </w:pPr>
        </w:pPrChange>
      </w:pPr>
      <w:ins w:id="270" w:author="Tandon, Akshat" w:date="2017-05-29T11:18:00Z">
        <w:r>
          <w:t xml:space="preserve">Figure </w:t>
        </w:r>
        <w:r>
          <w:fldChar w:fldCharType="begin"/>
        </w:r>
        <w:r>
          <w:instrText xml:space="preserve"> SEQ Figure \* ARABIC </w:instrText>
        </w:r>
      </w:ins>
      <w:r>
        <w:fldChar w:fldCharType="separate"/>
      </w:r>
      <w:ins w:id="271" w:author="Tandon, Akshat" w:date="2017-05-29T11:19:00Z">
        <w:r w:rsidR="00BE626A">
          <w:rPr>
            <w:noProof/>
          </w:rPr>
          <w:t>2</w:t>
        </w:r>
      </w:ins>
      <w:ins w:id="272" w:author="Tandon, Akshat" w:date="2017-05-29T11:18:00Z">
        <w:r>
          <w:fldChar w:fldCharType="end"/>
        </w:r>
        <w:r>
          <w:t xml:space="preserve"> </w:t>
        </w:r>
        <w:proofErr w:type="spellStart"/>
        <w:r>
          <w:t>PyCharm</w:t>
        </w:r>
        <w:proofErr w:type="spellEnd"/>
        <w:r>
          <w:t xml:space="preserve"> Workspace</w:t>
        </w:r>
      </w:ins>
    </w:p>
    <w:p w14:paraId="1B365D1D" w14:textId="77777777" w:rsidR="00162373" w:rsidRDefault="00162373">
      <w:pPr>
        <w:pStyle w:val="1Para"/>
        <w:ind w:firstLine="0"/>
        <w:jc w:val="center"/>
        <w:pPrChange w:id="273" w:author="Tandon, Akshat" w:date="2017-05-29T11:16:00Z">
          <w:pPr>
            <w:pStyle w:val="1Para"/>
            <w:ind w:firstLine="0"/>
          </w:pPr>
        </w:pPrChange>
      </w:pPr>
    </w:p>
    <w:p w14:paraId="648D2088" w14:textId="1543261E" w:rsidR="00321647" w:rsidRDefault="00321647" w:rsidP="00321647">
      <w:pPr>
        <w:pStyle w:val="Heading2"/>
      </w:pPr>
      <w:bookmarkStart w:id="274" w:name="_Toc483818997"/>
      <w:r>
        <w:t>Programming Technologies</w:t>
      </w:r>
      <w:bookmarkEnd w:id="274"/>
    </w:p>
    <w:p w14:paraId="04F35D97" w14:textId="6B7AB379" w:rsidR="00321647" w:rsidDel="005555E7" w:rsidRDefault="00354BED" w:rsidP="00321647">
      <w:pPr>
        <w:pStyle w:val="1Para"/>
        <w:rPr>
          <w:del w:id="275" w:author="Tandon, Akshat" w:date="2017-06-05T10:38:00Z"/>
        </w:rPr>
      </w:pPr>
      <w:r>
        <w:rPr>
          <w:noProof/>
          <w:lang w:val="en-GB" w:eastAsia="en-GB"/>
        </w:rPr>
        <w:drawing>
          <wp:anchor distT="0" distB="0" distL="114300" distR="114300" simplePos="0" relativeHeight="251668480" behindDoc="0" locked="0" layoutInCell="1" allowOverlap="1" wp14:anchorId="1609E2F9" wp14:editId="43FB42AC">
            <wp:simplePos x="0" y="0"/>
            <wp:positionH relativeFrom="margin">
              <wp:posOffset>5000625</wp:posOffset>
            </wp:positionH>
            <wp:positionV relativeFrom="margin">
              <wp:posOffset>5503545</wp:posOffset>
            </wp:positionV>
            <wp:extent cx="827405" cy="827405"/>
            <wp:effectExtent l="0" t="0" r="10795"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png"/>
                    <pic:cNvPicPr/>
                  </pic:nvPicPr>
                  <pic:blipFill>
                    <a:blip r:embed="rId12">
                      <a:extLst>
                        <a:ext uri="{28A0092B-C50C-407E-A947-70E740481C1C}">
                          <a14:useLocalDpi xmlns:a14="http://schemas.microsoft.com/office/drawing/2010/main" val="0"/>
                        </a:ext>
                      </a:extLst>
                    </a:blip>
                    <a:stretch>
                      <a:fillRect/>
                    </a:stretch>
                  </pic:blipFill>
                  <pic:spPr>
                    <a:xfrm>
                      <a:off x="0" y="0"/>
                      <a:ext cx="827405" cy="827405"/>
                    </a:xfrm>
                    <a:prstGeom prst="rect">
                      <a:avLst/>
                    </a:prstGeom>
                  </pic:spPr>
                </pic:pic>
              </a:graphicData>
            </a:graphic>
          </wp:anchor>
        </w:drawing>
      </w:r>
      <w:r w:rsidR="00321647">
        <w:t xml:space="preserve">The software solution </w:t>
      </w:r>
      <w:r w:rsidR="00321647" w:rsidRPr="00321647">
        <w:rPr>
          <w:i/>
        </w:rPr>
        <w:t>Testrek</w:t>
      </w:r>
      <w:r w:rsidR="00321647">
        <w:t xml:space="preserve"> is purely written in</w:t>
      </w:r>
      <w:r w:rsidR="005D23B1">
        <w:t xml:space="preserve"> the programming language called</w:t>
      </w:r>
      <w:r w:rsidR="00321647">
        <w:t xml:space="preserve"> Python.</w:t>
      </w:r>
      <w:r w:rsidR="00314B03">
        <w:t xml:space="preserve"> Python is an interpreted, multi-purpose programming language that can be used to write web applications, GUIs, scripts and much more. It is strongly and dynamically typed with focus given to its readability and productivity. With an immense support from the community around it which builds a great range of libraries, it has proved to be a powerful language for scientific use and mathematical modelling. It is a self-contained object oriented programming </w:t>
      </w:r>
      <w:r w:rsidR="001952A7">
        <w:t xml:space="preserve">language that has an interactive shell, strong introspection, cross platform capabilities and a variant for specific use like </w:t>
      </w:r>
      <w:proofErr w:type="spellStart"/>
      <w:r w:rsidR="001952A7">
        <w:t>CPython</w:t>
      </w:r>
      <w:proofErr w:type="spellEnd"/>
      <w:r w:rsidR="001952A7">
        <w:t xml:space="preserve">, </w:t>
      </w:r>
      <w:proofErr w:type="spellStart"/>
      <w:r w:rsidR="001952A7">
        <w:t>JPython</w:t>
      </w:r>
      <w:proofErr w:type="spellEnd"/>
      <w:r w:rsidR="001952A7">
        <w:t xml:space="preserve">, </w:t>
      </w:r>
      <w:proofErr w:type="spellStart"/>
      <w:r w:rsidR="001952A7">
        <w:t>IronPythnon</w:t>
      </w:r>
      <w:proofErr w:type="spellEnd"/>
      <w:r w:rsidR="001952A7">
        <w:t xml:space="preserve"> etc.</w:t>
      </w:r>
      <w:r w:rsidR="001952A7">
        <w:rPr>
          <w:rStyle w:val="EndnoteReference"/>
        </w:rPr>
        <w:endnoteReference w:id="3"/>
      </w:r>
    </w:p>
    <w:p w14:paraId="357183B7" w14:textId="5A1ED268" w:rsidR="00BE626A" w:rsidRDefault="00BE626A" w:rsidP="005555E7">
      <w:pPr>
        <w:pStyle w:val="1Para"/>
        <w:rPr>
          <w:ins w:id="276" w:author="Tandon, Akshat" w:date="2017-05-29T11:19:00Z"/>
        </w:rPr>
        <w:pPrChange w:id="277" w:author="Tandon, Akshat" w:date="2017-06-05T10:38:00Z">
          <w:pPr>
            <w:pStyle w:val="1Para"/>
            <w:ind w:firstLine="0"/>
            <w:jc w:val="center"/>
          </w:pPr>
        </w:pPrChange>
      </w:pPr>
    </w:p>
    <w:p w14:paraId="76A54118" w14:textId="2B31EC8A" w:rsidR="002162A1" w:rsidDel="00354BED" w:rsidRDefault="002162A1" w:rsidP="00354BED">
      <w:pPr>
        <w:pStyle w:val="Caption"/>
        <w:rPr>
          <w:del w:id="278" w:author="Tandon, Akshat" w:date="2017-06-05T10:37:00Z"/>
        </w:rPr>
        <w:pPrChange w:id="279" w:author="Tandon, Akshat" w:date="2017-06-05T10:37:00Z">
          <w:pPr>
            <w:pStyle w:val="1Para"/>
            <w:ind w:firstLine="0"/>
            <w:jc w:val="center"/>
          </w:pPr>
        </w:pPrChange>
      </w:pPr>
    </w:p>
    <w:p w14:paraId="32C568F0" w14:textId="62FC5838" w:rsidR="002162A1" w:rsidRDefault="002162A1" w:rsidP="002162A1">
      <w:pPr>
        <w:pStyle w:val="1Para"/>
        <w:ind w:firstLine="0"/>
      </w:pPr>
      <w:r>
        <w:tab/>
      </w:r>
      <w:r w:rsidR="00BD4FE4">
        <w:t xml:space="preserve">The versions of Python used for building and testing the scripts for this thesis are Python </w:t>
      </w:r>
      <w:r w:rsidR="00BD4FE4" w:rsidRPr="00BD4FE4">
        <w:t>2.7.10</w:t>
      </w:r>
      <w:r w:rsidR="00BD4FE4">
        <w:t xml:space="preserve"> and Python 3.5.2.</w:t>
      </w:r>
    </w:p>
    <w:p w14:paraId="4082D585" w14:textId="77777777" w:rsidR="00451B6C" w:rsidRDefault="00451B6C" w:rsidP="002162A1">
      <w:pPr>
        <w:pStyle w:val="1Para"/>
        <w:ind w:firstLine="0"/>
      </w:pPr>
    </w:p>
    <w:p w14:paraId="76EF8FE0" w14:textId="77777777" w:rsidR="007146EB" w:rsidRDefault="00965C1C">
      <w:pPr>
        <w:pStyle w:val="Heading5"/>
        <w:rPr>
          <w:ins w:id="280" w:author="Tandon, Akshat" w:date="2017-05-29T09:30:00Z"/>
        </w:rPr>
        <w:pPrChange w:id="281" w:author="Tandon, Akshat" w:date="2017-05-29T09:30:00Z">
          <w:pPr>
            <w:pStyle w:val="1Para"/>
            <w:ind w:firstLine="0"/>
          </w:pPr>
        </w:pPrChange>
      </w:pPr>
      <w:r w:rsidRPr="00451B6C">
        <w:t>Hello World</w:t>
      </w:r>
      <w:ins w:id="282" w:author="Tandon, Akshat" w:date="2017-05-29T09:23:00Z">
        <w:r w:rsidR="00D30AA1">
          <w:t xml:space="preserve"> in Python</w:t>
        </w:r>
      </w:ins>
    </w:p>
    <w:p w14:paraId="05D146F8" w14:textId="41742431" w:rsidR="00965C1C" w:rsidRDefault="007146EB">
      <w:pPr>
        <w:pStyle w:val="1Para"/>
        <w:pPrChange w:id="283" w:author="Tandon, Akshat" w:date="2017-05-29T09:30:00Z">
          <w:pPr>
            <w:pStyle w:val="1Para"/>
            <w:ind w:firstLine="0"/>
          </w:pPr>
        </w:pPrChange>
      </w:pPr>
      <w:ins w:id="284" w:author="Tandon, Akshat" w:date="2017-05-29T09:30:00Z">
        <w:r>
          <w:t xml:space="preserve">Writing “Python” in </w:t>
        </w:r>
      </w:ins>
      <w:ins w:id="285" w:author="Tandon, Akshat" w:date="2017-05-29T09:31:00Z">
        <w:r>
          <w:t>the</w:t>
        </w:r>
      </w:ins>
      <w:ins w:id="286" w:author="Tandon, Akshat" w:date="2017-05-29T09:30:00Z">
        <w:r>
          <w:t xml:space="preserve"> </w:t>
        </w:r>
      </w:ins>
      <w:ins w:id="287" w:author="Tandon, Akshat" w:date="2017-05-29T09:31:00Z">
        <w:r>
          <w:t>command line starts the Python interactive shell which can be used to write python commands.</w:t>
        </w:r>
      </w:ins>
      <w:del w:id="288" w:author="Tandon, Akshat" w:date="2017-05-29T09:23:00Z">
        <w:r w:rsidR="00965C1C" w:rsidRPr="00451B6C" w:rsidDel="00D30AA1">
          <w:delText>!</w:delText>
        </w:r>
      </w:del>
    </w:p>
    <w:tbl>
      <w:tblPr>
        <w:tblStyle w:val="TableGrid"/>
        <w:tblW w:w="0" w:type="auto"/>
        <w:tblLook w:val="0480" w:firstRow="0" w:lastRow="0" w:firstColumn="1" w:lastColumn="0" w:noHBand="0" w:noVBand="1"/>
        <w:tblPrChange w:id="289" w:author="Tandon, Akshat" w:date="2017-05-29T09:27:00Z">
          <w:tblPr>
            <w:tblStyle w:val="TableGrid"/>
            <w:tblW w:w="0" w:type="auto"/>
            <w:tblLook w:val="0480" w:firstRow="0" w:lastRow="0" w:firstColumn="1" w:lastColumn="0" w:noHBand="0" w:noVBand="1"/>
          </w:tblPr>
        </w:tblPrChange>
      </w:tblPr>
      <w:tblGrid>
        <w:gridCol w:w="9056"/>
        <w:tblGridChange w:id="290">
          <w:tblGrid>
            <w:gridCol w:w="9056"/>
          </w:tblGrid>
        </w:tblGridChange>
      </w:tblGrid>
      <w:tr w:rsidR="007C24E9" w14:paraId="0C7B4E96" w14:textId="77777777" w:rsidTr="00E82262">
        <w:trPr>
          <w:trHeight w:val="531"/>
        </w:trPr>
        <w:tc>
          <w:tcPr>
            <w:tcW w:w="9056" w:type="dxa"/>
            <w:shd w:val="clear" w:color="auto" w:fill="auto"/>
            <w:tcPrChange w:id="291" w:author="Tandon, Akshat" w:date="2017-05-29T09:27:00Z">
              <w:tcPr>
                <w:tcW w:w="9056" w:type="dxa"/>
                <w:shd w:val="clear" w:color="auto" w:fill="auto"/>
              </w:tcPr>
            </w:tcPrChange>
          </w:tcPr>
          <w:p w14:paraId="45D38521" w14:textId="77777777" w:rsidR="007C24E9" w:rsidRPr="00D30AA1"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noProof/>
                <w:color w:val="242729"/>
                <w:sz w:val="24"/>
                <w:szCs w:val="24"/>
                <w:bdr w:val="none" w:sz="0" w:space="0" w:color="auto" w:frame="1"/>
                <w:shd w:val="clear" w:color="auto" w:fill="EFF0F1"/>
                <w:lang w:val="en-GB" w:eastAsia="en-GB"/>
                <w:rPrChange w:id="292"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pPr>
            <w:r w:rsidRPr="00D30AA1">
              <w:rPr>
                <w:rFonts w:ascii="Consolas" w:hAnsi="Consolas" w:cs="Courier New"/>
                <w:noProof/>
                <w:color w:val="242729"/>
                <w:sz w:val="24"/>
                <w:szCs w:val="24"/>
                <w:bdr w:val="none" w:sz="0" w:space="0" w:color="auto" w:frame="1"/>
                <w:shd w:val="clear" w:color="auto" w:fill="EFF0F1"/>
                <w:lang w:val="en-GB" w:eastAsia="en-GB"/>
                <w:rPrChange w:id="293"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t>#!/usr/bin/env python</w:t>
            </w:r>
          </w:p>
          <w:p w14:paraId="0373CC8F" w14:textId="4BBC262E" w:rsidR="007C24E9" w:rsidRPr="007C24E9" w:rsidRDefault="007C24E9" w:rsidP="007C24E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hAnsi="Consolas" w:cs="Courier New"/>
                <w:color w:val="242729"/>
                <w:sz w:val="20"/>
                <w:szCs w:val="20"/>
                <w:lang w:val="en-GB" w:eastAsia="en-GB"/>
              </w:rPr>
            </w:pPr>
            <w:r w:rsidRPr="00D30AA1">
              <w:rPr>
                <w:rFonts w:ascii="Consolas" w:hAnsi="Consolas" w:cs="Courier New"/>
                <w:noProof/>
                <w:color w:val="242729"/>
                <w:sz w:val="24"/>
                <w:szCs w:val="24"/>
                <w:bdr w:val="none" w:sz="0" w:space="0" w:color="auto" w:frame="1"/>
                <w:shd w:val="clear" w:color="auto" w:fill="EFF0F1"/>
                <w:lang w:val="en-GB" w:eastAsia="en-GB"/>
                <w:rPrChange w:id="294" w:author="Tandon, Akshat" w:date="2017-05-29T09:22:00Z">
                  <w:rPr>
                    <w:rFonts w:ascii="Consolas" w:hAnsi="Consolas" w:cs="Courier New"/>
                    <w:noProof/>
                    <w:color w:val="242729"/>
                    <w:sz w:val="20"/>
                    <w:szCs w:val="20"/>
                    <w:bdr w:val="none" w:sz="0" w:space="0" w:color="auto" w:frame="1"/>
                    <w:shd w:val="clear" w:color="auto" w:fill="EFF0F1"/>
                    <w:lang w:val="en-GB" w:eastAsia="en-GB"/>
                  </w:rPr>
                </w:rPrChange>
              </w:rPr>
              <w:t>print "Hello World!"</w:t>
            </w:r>
          </w:p>
        </w:tc>
      </w:tr>
    </w:tbl>
    <w:p w14:paraId="5887D85E" w14:textId="77777777" w:rsidR="00D30AA1" w:rsidRDefault="00D30AA1" w:rsidP="002162A1">
      <w:pPr>
        <w:pStyle w:val="1Para"/>
        <w:ind w:firstLine="0"/>
        <w:rPr>
          <w:ins w:id="295" w:author="Tandon, Akshat" w:date="2017-05-29T09:23:00Z"/>
          <w:b/>
        </w:rPr>
      </w:pPr>
    </w:p>
    <w:p w14:paraId="77D4B988" w14:textId="1F9D4E2F" w:rsidR="00D30AA1" w:rsidRDefault="00D30AA1">
      <w:pPr>
        <w:pStyle w:val="Heading5"/>
        <w:rPr>
          <w:ins w:id="296" w:author="Tandon, Akshat" w:date="2017-05-29T09:22:00Z"/>
        </w:rPr>
        <w:pPrChange w:id="297" w:author="Tandon, Akshat" w:date="2017-05-29T09:25:00Z">
          <w:pPr>
            <w:pStyle w:val="1Para"/>
            <w:ind w:firstLine="0"/>
          </w:pPr>
        </w:pPrChange>
      </w:pPr>
      <w:ins w:id="298" w:author="Tandon, Akshat" w:date="2017-05-29T09:23:00Z">
        <w:r>
          <w:t>Indentation</w:t>
        </w:r>
      </w:ins>
      <w:ins w:id="299" w:author="Tandon, Akshat" w:date="2017-05-29T09:31:00Z">
        <w:r w:rsidR="007146EB">
          <w:t xml:space="preserve"> is necessary</w:t>
        </w:r>
      </w:ins>
    </w:p>
    <w:p w14:paraId="6E846FED" w14:textId="13B3A81F" w:rsidR="00D30AA1" w:rsidRDefault="00D30AA1" w:rsidP="002162A1">
      <w:pPr>
        <w:pStyle w:val="1Para"/>
        <w:ind w:firstLine="0"/>
        <w:rPr>
          <w:ins w:id="300" w:author="Tandon, Akshat" w:date="2017-05-29T09:24:00Z"/>
        </w:rPr>
      </w:pPr>
      <w:ins w:id="301" w:author="Tandon, Akshat" w:date="2017-05-29T09:22:00Z">
        <w:r>
          <w:rPr>
            <w:b/>
          </w:rPr>
          <w:tab/>
        </w:r>
      </w:ins>
      <w:ins w:id="302" w:author="Tandon, Akshat" w:date="2017-05-29T09:23:00Z">
        <w:r>
          <w:t xml:space="preserve">Unlike most other </w:t>
        </w:r>
      </w:ins>
      <w:ins w:id="303" w:author="Tandon, Akshat" w:date="2017-05-29T09:24:00Z">
        <w:r>
          <w:t>programming languages</w:t>
        </w:r>
      </w:ins>
      <w:ins w:id="304" w:author="Tandon, Akshat" w:date="2017-05-29T09:23:00Z">
        <w:r>
          <w:t>, Python</w:t>
        </w:r>
      </w:ins>
      <w:ins w:id="305" w:author="Tandon, Akshat" w:date="2017-05-29T09:24:00Z">
        <w:r>
          <w:t xml:space="preserve"> cares about the indentation and structure of the code. A sample is shown below:</w:t>
        </w:r>
      </w:ins>
    </w:p>
    <w:tbl>
      <w:tblPr>
        <w:tblStyle w:val="TableGrid"/>
        <w:tblW w:w="0" w:type="auto"/>
        <w:tblLook w:val="04A0" w:firstRow="1" w:lastRow="0" w:firstColumn="1" w:lastColumn="0" w:noHBand="0" w:noVBand="1"/>
      </w:tblPr>
      <w:tblGrid>
        <w:gridCol w:w="9056"/>
      </w:tblGrid>
      <w:tr w:rsidR="00E82262" w14:paraId="4E18FFD0" w14:textId="77777777" w:rsidTr="00E82262">
        <w:trPr>
          <w:ins w:id="306" w:author="Tandon, Akshat" w:date="2017-05-29T09:27:00Z"/>
        </w:trPr>
        <w:tc>
          <w:tcPr>
            <w:tcW w:w="9056" w:type="dxa"/>
          </w:tcPr>
          <w:p w14:paraId="74722365" w14:textId="77777777"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07" w:author="Tandon, Akshat" w:date="2017-05-29T09:28:00Z"/>
                <w:rFonts w:ascii="Consolas" w:hAnsi="Consolas" w:cs="Courier New"/>
                <w:noProof/>
                <w:color w:val="242729"/>
                <w:sz w:val="24"/>
                <w:szCs w:val="24"/>
                <w:bdr w:val="none" w:sz="0" w:space="0" w:color="auto" w:frame="1"/>
                <w:shd w:val="clear" w:color="auto" w:fill="EFF0F1"/>
                <w:lang w:val="en-GB" w:eastAsia="en-GB"/>
                <w:rPrChange w:id="308" w:author="Tandon, Akshat" w:date="2017-05-29T09:28:00Z">
                  <w:rPr>
                    <w:ins w:id="309"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310"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11"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#!/usr/bin/env python</w:t>
              </w:r>
            </w:ins>
          </w:p>
          <w:p w14:paraId="59C4D1CD" w14:textId="77777777"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12" w:author="Tandon, Akshat" w:date="2017-05-29T09:28:00Z"/>
                <w:rFonts w:ascii="Consolas" w:hAnsi="Consolas" w:cs="Courier New"/>
                <w:noProof/>
                <w:color w:val="242729"/>
                <w:sz w:val="24"/>
                <w:szCs w:val="24"/>
                <w:bdr w:val="none" w:sz="0" w:space="0" w:color="auto" w:frame="1"/>
                <w:shd w:val="clear" w:color="auto" w:fill="EFF0F1"/>
                <w:lang w:val="en-GB" w:eastAsia="en-GB"/>
                <w:rPrChange w:id="313" w:author="Tandon, Akshat" w:date="2017-05-29T09:28:00Z">
                  <w:rPr>
                    <w:ins w:id="314"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315"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16"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for i in range(1, 10):</w:t>
              </w:r>
            </w:ins>
          </w:p>
          <w:p w14:paraId="6EB185E7" w14:textId="01E6F16E"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17" w:author="Tandon, Akshat" w:date="2017-05-29T09:28:00Z"/>
                <w:rFonts w:ascii="Consolas" w:hAnsi="Consolas" w:cs="Courier New"/>
                <w:noProof/>
                <w:color w:val="242729"/>
                <w:sz w:val="24"/>
                <w:szCs w:val="24"/>
                <w:bdr w:val="none" w:sz="0" w:space="0" w:color="auto" w:frame="1"/>
                <w:shd w:val="clear" w:color="auto" w:fill="EFF0F1"/>
                <w:lang w:val="en-GB" w:eastAsia="en-GB"/>
                <w:rPrChange w:id="318" w:author="Tandon, Akshat" w:date="2017-05-29T09:28:00Z">
                  <w:rPr>
                    <w:ins w:id="319"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320"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21"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print ("I am number</w:t>
              </w:r>
              <w:r>
                <w:rPr>
                  <w:rFonts w:ascii="Consolas" w:hAnsi="Consolas" w:cs="Courier New"/>
                  <w:noProof/>
                  <w:color w:val="242729"/>
                  <w:sz w:val="24"/>
                  <w:szCs w:val="24"/>
                  <w:bdr w:val="none" w:sz="0" w:space="0" w:color="auto" w:frame="1"/>
                  <w:shd w:val="clear" w:color="auto" w:fill="EFF0F1"/>
                  <w:lang w:val="en-GB" w:eastAsia="en-GB"/>
                </w:rPr>
                <w:t xml:space="preserve"> </w:t>
              </w:r>
              <w:r w:rsidRPr="00E82262">
                <w:rPr>
                  <w:rFonts w:ascii="Consolas" w:hAnsi="Consolas" w:cs="Courier New"/>
                  <w:noProof/>
                  <w:color w:val="242729"/>
                  <w:sz w:val="24"/>
                  <w:szCs w:val="24"/>
                  <w:bdr w:val="none" w:sz="0" w:space="0" w:color="auto" w:frame="1"/>
                  <w:shd w:val="clear" w:color="auto" w:fill="EFF0F1"/>
                  <w:lang w:val="en-GB" w:eastAsia="en-GB"/>
                  <w:rPrChange w:id="322"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 </w:t>
              </w:r>
            </w:ins>
            <w:ins w:id="323" w:author="Tandon, Akshat" w:date="2017-05-29T09:30:00Z">
              <w:r w:rsidR="00F76AC3">
                <w:rPr>
                  <w:rFonts w:ascii="Consolas" w:hAnsi="Consolas" w:cs="Courier New"/>
                  <w:noProof/>
                  <w:color w:val="242729"/>
                  <w:sz w:val="24"/>
                  <w:szCs w:val="24"/>
                  <w:bdr w:val="none" w:sz="0" w:space="0" w:color="auto" w:frame="1"/>
                  <w:shd w:val="clear" w:color="auto" w:fill="EFF0F1"/>
                  <w:lang w:val="en-GB" w:eastAsia="en-GB"/>
                </w:rPr>
                <w:t>str(</w:t>
              </w:r>
            </w:ins>
            <w:ins w:id="324"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25"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i</w:t>
              </w:r>
            </w:ins>
            <w:ins w:id="326" w:author="Tandon, Akshat" w:date="2017-05-29T09:30:00Z">
              <w:r w:rsidR="00F76AC3">
                <w:rPr>
                  <w:rFonts w:ascii="Consolas" w:hAnsi="Consolas" w:cs="Courier New"/>
                  <w:noProof/>
                  <w:color w:val="242729"/>
                  <w:sz w:val="24"/>
                  <w:szCs w:val="24"/>
                  <w:bdr w:val="none" w:sz="0" w:space="0" w:color="auto" w:frame="1"/>
                  <w:shd w:val="clear" w:color="auto" w:fill="EFF0F1"/>
                  <w:lang w:val="en-GB" w:eastAsia="en-GB"/>
                </w:rPr>
                <w:t>)</w:t>
              </w:r>
            </w:ins>
            <w:ins w:id="327"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28"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w:t>
              </w:r>
            </w:ins>
          </w:p>
          <w:p w14:paraId="2B6AE65B" w14:textId="3D27631F" w:rsidR="00E82262" w:rsidRPr="00E82262" w:rsidRDefault="00E82262" w:rsidP="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29" w:author="Tandon, Akshat" w:date="2017-05-29T09:28:00Z"/>
                <w:rFonts w:ascii="Consolas" w:hAnsi="Consolas" w:cs="Courier New"/>
                <w:noProof/>
                <w:color w:val="242729"/>
                <w:sz w:val="24"/>
                <w:szCs w:val="24"/>
                <w:bdr w:val="none" w:sz="0" w:space="0" w:color="auto" w:frame="1"/>
                <w:shd w:val="clear" w:color="auto" w:fill="EFF0F1"/>
                <w:lang w:val="en-GB" w:eastAsia="en-GB"/>
                <w:rPrChange w:id="330" w:author="Tandon, Akshat" w:date="2017-05-29T09:28:00Z">
                  <w:rPr>
                    <w:ins w:id="331" w:author="Tandon, Akshat" w:date="2017-05-29T09:28:00Z"/>
                    <w:rFonts w:ascii="Consolas" w:hAnsi="Consolas" w:cs="Courier New"/>
                    <w:noProof/>
                    <w:color w:val="242729"/>
                    <w:sz w:val="20"/>
                    <w:szCs w:val="20"/>
                    <w:bdr w:val="none" w:sz="0" w:space="0" w:color="auto" w:frame="1"/>
                    <w:shd w:val="clear" w:color="auto" w:fill="EFF0F1"/>
                    <w:lang w:val="en-GB" w:eastAsia="en-GB"/>
                  </w:rPr>
                </w:rPrChange>
              </w:rPr>
            </w:pPr>
            <w:ins w:id="332"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33"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if i =</w:t>
              </w:r>
            </w:ins>
            <w:ins w:id="334" w:author="Tandon, Akshat" w:date="2017-05-29T09:30:00Z">
              <w:r w:rsidR="00E132D4">
                <w:rPr>
                  <w:rFonts w:ascii="Consolas" w:hAnsi="Consolas" w:cs="Courier New"/>
                  <w:noProof/>
                  <w:color w:val="242729"/>
                  <w:sz w:val="24"/>
                  <w:szCs w:val="24"/>
                  <w:bdr w:val="none" w:sz="0" w:space="0" w:color="auto" w:frame="1"/>
                  <w:shd w:val="clear" w:color="auto" w:fill="EFF0F1"/>
                  <w:lang w:val="en-GB" w:eastAsia="en-GB"/>
                </w:rPr>
                <w:t>=</w:t>
              </w:r>
            </w:ins>
            <w:ins w:id="335"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36"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9:</w:t>
              </w:r>
            </w:ins>
          </w:p>
          <w:p w14:paraId="44DF85B3" w14:textId="7C4C89BE" w:rsidR="00E82262" w:rsidRPr="00E82262" w:rsidRDefault="00E8226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37" w:author="Tandon, Akshat" w:date="2017-05-29T09:27:00Z"/>
                <w:rFonts w:ascii="Consolas" w:hAnsi="Consolas" w:cs="Courier New"/>
                <w:color w:val="242729"/>
                <w:sz w:val="20"/>
                <w:szCs w:val="20"/>
                <w:lang w:val="en-GB" w:eastAsia="en-GB"/>
                <w:rPrChange w:id="338" w:author="Tandon, Akshat" w:date="2017-05-29T09:28:00Z">
                  <w:rPr>
                    <w:ins w:id="339" w:author="Tandon, Akshat" w:date="2017-05-29T09:27:00Z"/>
                  </w:rPr>
                </w:rPrChange>
              </w:rPr>
              <w:pPrChange w:id="340" w:author="Tandon, Akshat" w:date="2017-05-29T09:28:00Z">
                <w:pPr>
                  <w:pStyle w:val="1Para"/>
                  <w:ind w:firstLine="0"/>
                </w:pPr>
              </w:pPrChange>
            </w:pPr>
            <w:ins w:id="341" w:author="Tandon, Akshat" w:date="2017-05-29T09:28:00Z">
              <w:r w:rsidRPr="00E82262">
                <w:rPr>
                  <w:rFonts w:ascii="Consolas" w:hAnsi="Consolas" w:cs="Courier New"/>
                  <w:noProof/>
                  <w:color w:val="242729"/>
                  <w:sz w:val="24"/>
                  <w:szCs w:val="24"/>
                  <w:bdr w:val="none" w:sz="0" w:space="0" w:color="auto" w:frame="1"/>
                  <w:shd w:val="clear" w:color="auto" w:fill="EFF0F1"/>
                  <w:lang w:val="en-GB" w:eastAsia="en-GB"/>
                  <w:rPrChange w:id="342" w:author="Tandon, Akshat" w:date="2017-05-29T09:28:00Z">
                    <w:rPr>
                      <w:rFonts w:ascii="Consolas" w:hAnsi="Consolas" w:cs="Courier New"/>
                      <w:noProof/>
                      <w:color w:val="242729"/>
                      <w:sz w:val="20"/>
                      <w:szCs w:val="20"/>
                      <w:bdr w:val="none" w:sz="0" w:space="0" w:color="auto" w:frame="1"/>
                      <w:shd w:val="clear" w:color="auto" w:fill="EFF0F1"/>
                      <w:lang w:val="en-GB" w:eastAsia="en-GB"/>
                    </w:rPr>
                  </w:rPrChange>
                </w:rPr>
                <w:t xml:space="preserve">    print ("9, here again!")</w:t>
              </w:r>
            </w:ins>
          </w:p>
        </w:tc>
      </w:tr>
    </w:tbl>
    <w:p w14:paraId="771FA2C0" w14:textId="77777777" w:rsidR="00D30AA1" w:rsidRDefault="00D30AA1" w:rsidP="002162A1">
      <w:pPr>
        <w:pStyle w:val="1Para"/>
        <w:ind w:firstLine="0"/>
        <w:rPr>
          <w:ins w:id="343" w:author="Tandon, Akshat" w:date="2017-05-29T09:34:00Z"/>
        </w:rPr>
      </w:pPr>
    </w:p>
    <w:p w14:paraId="57556053" w14:textId="5EC0574C" w:rsidR="00AA20C8" w:rsidRDefault="00AA20C8">
      <w:pPr>
        <w:pStyle w:val="Heading5"/>
        <w:rPr>
          <w:ins w:id="344" w:author="Tandon, Akshat" w:date="2017-05-29T09:34:00Z"/>
        </w:rPr>
        <w:pPrChange w:id="345" w:author="Tandon, Akshat" w:date="2017-05-29T09:34:00Z">
          <w:pPr>
            <w:pStyle w:val="1Para"/>
            <w:ind w:firstLine="0"/>
          </w:pPr>
        </w:pPrChange>
      </w:pPr>
      <w:ins w:id="346" w:author="Tandon, Akshat" w:date="2017-05-29T09:34:00Z">
        <w:r>
          <w:t>Comment</w:t>
        </w:r>
      </w:ins>
      <w:ins w:id="347" w:author="Tandon, Akshat" w:date="2017-05-29T09:37:00Z">
        <w:r w:rsidR="00BD4F03">
          <w:t>s</w:t>
        </w:r>
      </w:ins>
    </w:p>
    <w:p w14:paraId="083B3259" w14:textId="2D917BEE" w:rsidR="00AA20C8" w:rsidRDefault="00AA20C8">
      <w:pPr>
        <w:pStyle w:val="1Para"/>
        <w:rPr>
          <w:ins w:id="348" w:author="Tandon, Akshat" w:date="2017-05-29T09:34:00Z"/>
          <w:lang w:val="en-US"/>
        </w:rPr>
        <w:pPrChange w:id="349" w:author="Tandon, Akshat" w:date="2017-05-29T09:34:00Z">
          <w:pPr>
            <w:pStyle w:val="1Para"/>
            <w:ind w:firstLine="0"/>
          </w:pPr>
        </w:pPrChange>
      </w:pPr>
      <w:ins w:id="350" w:author="Tandon, Akshat" w:date="2017-05-29T09:34:00Z">
        <w:r>
          <w:rPr>
            <w:lang w:val="en-US"/>
          </w:rPr>
          <w:t>Comments in Python are written as shown below. Any string that is not assigned to a variable or function is regarded as a comment.</w:t>
        </w:r>
      </w:ins>
    </w:p>
    <w:tbl>
      <w:tblPr>
        <w:tblStyle w:val="TableGrid"/>
        <w:tblW w:w="0" w:type="auto"/>
        <w:tblLook w:val="04A0" w:firstRow="1" w:lastRow="0" w:firstColumn="1" w:lastColumn="0" w:noHBand="0" w:noVBand="1"/>
      </w:tblPr>
      <w:tblGrid>
        <w:gridCol w:w="9056"/>
      </w:tblGrid>
      <w:tr w:rsidR="00AA20C8" w14:paraId="054F3219" w14:textId="77777777" w:rsidTr="00AA20C8">
        <w:trPr>
          <w:ins w:id="351" w:author="Tandon, Akshat" w:date="2017-05-29T09:35:00Z"/>
        </w:trPr>
        <w:tc>
          <w:tcPr>
            <w:tcW w:w="9056" w:type="dxa"/>
          </w:tcPr>
          <w:p w14:paraId="39036C1D"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52" w:author="Tandon, Akshat" w:date="2017-05-29T09:35:00Z"/>
                <w:rFonts w:ascii="Consolas" w:hAnsi="Consolas" w:cs="Courier New"/>
                <w:noProof/>
                <w:color w:val="242729"/>
                <w:sz w:val="24"/>
                <w:szCs w:val="24"/>
                <w:bdr w:val="none" w:sz="0" w:space="0" w:color="auto" w:frame="1"/>
                <w:shd w:val="clear" w:color="auto" w:fill="EFF0F1"/>
                <w:lang w:val="en-GB" w:eastAsia="en-GB"/>
                <w:rPrChange w:id="353" w:author="Tandon, Akshat" w:date="2017-05-29T09:35:00Z">
                  <w:rPr>
                    <w:ins w:id="354"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55"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56"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 xml:space="preserve"># One line comment </w:t>
              </w:r>
            </w:ins>
          </w:p>
          <w:p w14:paraId="535761A3"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57" w:author="Tandon, Akshat" w:date="2017-05-29T09:35:00Z"/>
                <w:rFonts w:ascii="Consolas" w:hAnsi="Consolas" w:cs="Courier New"/>
                <w:noProof/>
                <w:color w:val="242729"/>
                <w:sz w:val="24"/>
                <w:szCs w:val="24"/>
                <w:bdr w:val="none" w:sz="0" w:space="0" w:color="auto" w:frame="1"/>
                <w:shd w:val="clear" w:color="auto" w:fill="EFF0F1"/>
                <w:lang w:val="en-GB" w:eastAsia="en-GB"/>
                <w:rPrChange w:id="358" w:author="Tandon, Akshat" w:date="2017-05-29T09:35:00Z">
                  <w:rPr>
                    <w:ins w:id="359"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60"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61"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w:t>
              </w:r>
            </w:ins>
          </w:p>
          <w:p w14:paraId="5A498088"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62" w:author="Tandon, Akshat" w:date="2017-05-29T09:35:00Z"/>
                <w:rFonts w:ascii="Consolas" w:hAnsi="Consolas" w:cs="Courier New"/>
                <w:noProof/>
                <w:color w:val="242729"/>
                <w:sz w:val="24"/>
                <w:szCs w:val="24"/>
                <w:bdr w:val="none" w:sz="0" w:space="0" w:color="auto" w:frame="1"/>
                <w:shd w:val="clear" w:color="auto" w:fill="EFF0F1"/>
                <w:lang w:val="en-GB" w:eastAsia="en-GB"/>
                <w:rPrChange w:id="363" w:author="Tandon, Akshat" w:date="2017-05-29T09:35:00Z">
                  <w:rPr>
                    <w:ins w:id="364"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65"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66"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This is a multi-line</w:t>
              </w:r>
            </w:ins>
          </w:p>
          <w:p w14:paraId="50D4C4D6"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67" w:author="Tandon, Akshat" w:date="2017-05-29T09:35:00Z"/>
                <w:rFonts w:ascii="Consolas" w:hAnsi="Consolas" w:cs="Courier New"/>
                <w:noProof/>
                <w:color w:val="242729"/>
                <w:sz w:val="24"/>
                <w:szCs w:val="24"/>
                <w:bdr w:val="none" w:sz="0" w:space="0" w:color="auto" w:frame="1"/>
                <w:shd w:val="clear" w:color="auto" w:fill="EFF0F1"/>
                <w:lang w:val="en-GB" w:eastAsia="en-GB"/>
                <w:rPrChange w:id="368" w:author="Tandon, Akshat" w:date="2017-05-29T09:35:00Z">
                  <w:rPr>
                    <w:ins w:id="369"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70"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71"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comment.</w:t>
              </w:r>
            </w:ins>
          </w:p>
          <w:p w14:paraId="0D902102" w14:textId="77777777" w:rsidR="00AA20C8" w:rsidRPr="00AA20C8" w:rsidRDefault="00AA20C8" w:rsidP="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72" w:author="Tandon, Akshat" w:date="2017-05-29T09:35:00Z"/>
                <w:rFonts w:ascii="Consolas" w:hAnsi="Consolas" w:cs="Courier New"/>
                <w:noProof/>
                <w:color w:val="242729"/>
                <w:sz w:val="24"/>
                <w:szCs w:val="24"/>
                <w:bdr w:val="none" w:sz="0" w:space="0" w:color="auto" w:frame="1"/>
                <w:shd w:val="clear" w:color="auto" w:fill="EFF0F1"/>
                <w:lang w:val="en-GB" w:eastAsia="en-GB"/>
                <w:rPrChange w:id="373" w:author="Tandon, Akshat" w:date="2017-05-29T09:35:00Z">
                  <w:rPr>
                    <w:ins w:id="374" w:author="Tandon, Akshat" w:date="2017-05-29T09:35:00Z"/>
                    <w:rFonts w:ascii="Consolas" w:hAnsi="Consolas" w:cs="Courier New"/>
                    <w:noProof/>
                    <w:color w:val="242729"/>
                    <w:sz w:val="20"/>
                    <w:szCs w:val="20"/>
                    <w:bdr w:val="none" w:sz="0" w:space="0" w:color="auto" w:frame="1"/>
                    <w:shd w:val="clear" w:color="auto" w:fill="EFF0F1"/>
                    <w:lang w:val="en-GB" w:eastAsia="en-GB"/>
                  </w:rPr>
                </w:rPrChange>
              </w:rPr>
            </w:pPr>
            <w:ins w:id="375"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76"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w:t>
              </w:r>
            </w:ins>
          </w:p>
          <w:p w14:paraId="1E56DC54" w14:textId="0BB335CA" w:rsidR="00AA20C8" w:rsidRPr="00AA20C8" w:rsidRDefault="00AA20C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377" w:author="Tandon, Akshat" w:date="2017-05-29T09:35:00Z"/>
                <w:rFonts w:ascii="Consolas" w:hAnsi="Consolas" w:cs="Courier New"/>
                <w:color w:val="242729"/>
                <w:sz w:val="20"/>
                <w:szCs w:val="20"/>
                <w:lang w:val="en-GB" w:eastAsia="en-GB"/>
                <w:rPrChange w:id="378" w:author="Tandon, Akshat" w:date="2017-05-29T09:35:00Z">
                  <w:rPr>
                    <w:ins w:id="379" w:author="Tandon, Akshat" w:date="2017-05-29T09:35:00Z"/>
                    <w:lang w:val="en-US"/>
                  </w:rPr>
                </w:rPrChange>
              </w:rPr>
              <w:pPrChange w:id="380" w:author="Tandon, Akshat" w:date="2017-05-29T09:35:00Z">
                <w:pPr>
                  <w:pStyle w:val="1Para"/>
                  <w:ind w:firstLine="0"/>
                </w:pPr>
              </w:pPrChange>
            </w:pPr>
            <w:ins w:id="381" w:author="Tandon, Akshat" w:date="2017-05-29T09:35:00Z">
              <w:r w:rsidRPr="00AA20C8">
                <w:rPr>
                  <w:rFonts w:ascii="Consolas" w:hAnsi="Consolas" w:cs="Courier New"/>
                  <w:noProof/>
                  <w:color w:val="242729"/>
                  <w:sz w:val="24"/>
                  <w:szCs w:val="24"/>
                  <w:bdr w:val="none" w:sz="0" w:space="0" w:color="auto" w:frame="1"/>
                  <w:shd w:val="clear" w:color="auto" w:fill="EFF0F1"/>
                  <w:lang w:val="en-GB" w:eastAsia="en-GB"/>
                  <w:rPrChange w:id="382" w:author="Tandon, Akshat" w:date="2017-05-29T09:35:00Z">
                    <w:rPr>
                      <w:rFonts w:ascii="Consolas" w:hAnsi="Consolas" w:cs="Courier New"/>
                      <w:noProof/>
                      <w:color w:val="242729"/>
                      <w:sz w:val="20"/>
                      <w:szCs w:val="20"/>
                      <w:bdr w:val="none" w:sz="0" w:space="0" w:color="auto" w:frame="1"/>
                      <w:shd w:val="clear" w:color="auto" w:fill="EFF0F1"/>
                      <w:lang w:val="en-GB" w:eastAsia="en-GB"/>
                    </w:rPr>
                  </w:rPrChange>
                </w:rPr>
                <w:t>"Any string not assigned to a variable is a comment"</w:t>
              </w:r>
            </w:ins>
          </w:p>
        </w:tc>
      </w:tr>
    </w:tbl>
    <w:p w14:paraId="59DDD06B" w14:textId="77777777" w:rsidR="00AA20C8" w:rsidRPr="00AA20C8" w:rsidRDefault="00AA20C8">
      <w:pPr>
        <w:pStyle w:val="1Para"/>
        <w:ind w:firstLine="0"/>
        <w:rPr>
          <w:ins w:id="383" w:author="Tandon, Akshat" w:date="2017-05-29T09:31:00Z"/>
          <w:lang w:val="en-US"/>
          <w:rPrChange w:id="384" w:author="Tandon, Akshat" w:date="2017-05-29T09:34:00Z">
            <w:rPr>
              <w:ins w:id="385" w:author="Tandon, Akshat" w:date="2017-05-29T09:31:00Z"/>
            </w:rPr>
          </w:rPrChange>
        </w:rPr>
      </w:pPr>
    </w:p>
    <w:p w14:paraId="70CD2781" w14:textId="7E582879" w:rsidR="007146EB" w:rsidRDefault="00BD4F03">
      <w:pPr>
        <w:pStyle w:val="Heading5"/>
        <w:rPr>
          <w:ins w:id="386" w:author="Tandon, Akshat" w:date="2017-05-29T09:38:00Z"/>
        </w:rPr>
        <w:pPrChange w:id="387" w:author="Tandon, Akshat" w:date="2017-05-29T09:31:00Z">
          <w:pPr>
            <w:pStyle w:val="1Para"/>
            <w:ind w:firstLine="0"/>
          </w:pPr>
        </w:pPrChange>
      </w:pPr>
      <w:ins w:id="388" w:author="Tandon, Akshat" w:date="2017-05-29T09:38:00Z">
        <w:r>
          <w:t>Data Types</w:t>
        </w:r>
      </w:ins>
    </w:p>
    <w:p w14:paraId="1DC73565" w14:textId="72148013" w:rsidR="00BD4F03" w:rsidRDefault="00BD4F03">
      <w:pPr>
        <w:pStyle w:val="1Para"/>
        <w:rPr>
          <w:ins w:id="389" w:author="Tandon, Akshat" w:date="2017-05-29T09:40:00Z"/>
          <w:lang w:val="en-US"/>
        </w:rPr>
        <w:pPrChange w:id="390" w:author="Tandon, Akshat" w:date="2017-05-29T09:38:00Z">
          <w:pPr>
            <w:pStyle w:val="1Para"/>
            <w:ind w:firstLine="0"/>
          </w:pPr>
        </w:pPrChange>
      </w:pPr>
      <w:ins w:id="391" w:author="Tandon, Akshat" w:date="2017-05-29T09:38:00Z">
        <w:r>
          <w:rPr>
            <w:lang w:val="en-US"/>
          </w:rPr>
          <w:t xml:space="preserve">Python has built in support for </w:t>
        </w:r>
      </w:ins>
      <w:ins w:id="392" w:author="Tandon, Akshat" w:date="2017-05-29T09:39:00Z">
        <w:r>
          <w:rPr>
            <w:lang w:val="en-US"/>
          </w:rPr>
          <w:t>primitive</w:t>
        </w:r>
      </w:ins>
      <w:ins w:id="393" w:author="Tandon, Akshat" w:date="2017-05-29T09:38:00Z">
        <w:r>
          <w:rPr>
            <w:lang w:val="en-US"/>
          </w:rPr>
          <w:t xml:space="preserve"> data type </w:t>
        </w:r>
      </w:ins>
      <w:ins w:id="394" w:author="Tandon, Akshat" w:date="2017-05-29T09:39:00Z">
        <w:r>
          <w:rPr>
            <w:lang w:val="en-US"/>
          </w:rPr>
          <w:t xml:space="preserve">like </w:t>
        </w:r>
      </w:ins>
      <w:ins w:id="395" w:author="Tandon, Akshat" w:date="2017-05-29T09:38:00Z">
        <w:r>
          <w:rPr>
            <w:lang w:val="en-US"/>
          </w:rPr>
          <w:t>strings</w:t>
        </w:r>
      </w:ins>
      <w:ins w:id="396" w:author="Tandon, Akshat" w:date="2017-05-29T09:39:00Z">
        <w:r>
          <w:rPr>
            <w:lang w:val="en-US"/>
          </w:rPr>
          <w:t xml:space="preserve">, Numbers, Null, </w:t>
        </w:r>
      </w:ins>
      <w:ins w:id="397" w:author="Tandon, Akshat" w:date="2017-05-29T09:59:00Z">
        <w:r w:rsidR="0019239A">
          <w:rPr>
            <w:lang w:val="en-US"/>
          </w:rPr>
          <w:t xml:space="preserve">Booleans, </w:t>
        </w:r>
      </w:ins>
      <w:ins w:id="398" w:author="Tandon, Akshat" w:date="2017-05-29T09:39:00Z">
        <w:r>
          <w:rPr>
            <w:lang w:val="en-US"/>
          </w:rPr>
          <w:t>Lists, Tuples and Dictionaries</w:t>
        </w:r>
      </w:ins>
      <w:ins w:id="399" w:author="Tandon, Akshat" w:date="2017-05-29T10:01:00Z">
        <w:r w:rsidR="00784147">
          <w:rPr>
            <w:rStyle w:val="EndnoteReference"/>
            <w:lang w:val="en-US"/>
          </w:rPr>
          <w:endnoteReference w:id="4"/>
        </w:r>
      </w:ins>
      <w:ins w:id="407" w:author="Tandon, Akshat" w:date="2017-05-29T09:39:00Z">
        <w:r>
          <w:rPr>
            <w:lang w:val="en-US"/>
          </w:rPr>
          <w:t>.</w:t>
        </w:r>
      </w:ins>
      <w:ins w:id="408" w:author="Tandon, Akshat" w:date="2017-05-29T09:40:00Z">
        <w:r>
          <w:rPr>
            <w:lang w:val="en-US"/>
          </w:rPr>
          <w:t xml:space="preserve"> </w:t>
        </w:r>
      </w:ins>
      <w:ins w:id="409" w:author="Tandon, Akshat" w:date="2017-05-29T09:44:00Z">
        <w:r w:rsidR="00F678A6">
          <w:rPr>
            <w:lang w:val="en-US"/>
          </w:rPr>
          <w:t xml:space="preserve">Python </w:t>
        </w:r>
        <w:r w:rsidR="00F678A6">
          <w:rPr>
            <w:lang w:val="en-US"/>
          </w:rPr>
          <w:lastRenderedPageBreak/>
          <w:t>dynamically assign the data type after a variable is initialized, hence declaration of variable is not included in Python.</w:t>
        </w:r>
      </w:ins>
    </w:p>
    <w:tbl>
      <w:tblPr>
        <w:tblStyle w:val="TableGrid"/>
        <w:tblW w:w="0" w:type="auto"/>
        <w:tblLook w:val="04A0" w:firstRow="1" w:lastRow="0" w:firstColumn="1" w:lastColumn="0" w:noHBand="0" w:noVBand="1"/>
      </w:tblPr>
      <w:tblGrid>
        <w:gridCol w:w="9056"/>
      </w:tblGrid>
      <w:tr w:rsidR="00F678A6" w14:paraId="4268BFCE" w14:textId="77777777" w:rsidTr="00F678A6">
        <w:trPr>
          <w:ins w:id="410" w:author="Tandon, Akshat" w:date="2017-05-29T09:45:00Z"/>
        </w:trPr>
        <w:tc>
          <w:tcPr>
            <w:tcW w:w="9056" w:type="dxa"/>
          </w:tcPr>
          <w:p w14:paraId="0174004F" w14:textId="6270C573"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11" w:author="Tandon, Akshat" w:date="2017-05-29T09:58:00Z"/>
                <w:rFonts w:ascii="Consolas" w:hAnsi="Consolas" w:cs="Courier New"/>
                <w:noProof/>
                <w:color w:val="242729"/>
                <w:sz w:val="24"/>
                <w:szCs w:val="24"/>
                <w:bdr w:val="none" w:sz="0" w:space="0" w:color="auto" w:frame="1"/>
                <w:shd w:val="clear" w:color="auto" w:fill="EFF0F1"/>
                <w:lang w:val="en-GB" w:eastAsia="en-GB"/>
                <w:rPrChange w:id="412" w:author="Tandon, Akshat" w:date="2017-05-29T10:00:00Z">
                  <w:rPr>
                    <w:ins w:id="41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1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1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Strings</w:t>
              </w:r>
            </w:ins>
          </w:p>
          <w:p w14:paraId="5A3C8F5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16" w:author="Tandon, Akshat" w:date="2017-05-29T09:58:00Z"/>
                <w:rFonts w:ascii="Consolas" w:hAnsi="Consolas" w:cs="Courier New"/>
                <w:noProof/>
                <w:color w:val="242729"/>
                <w:sz w:val="24"/>
                <w:szCs w:val="24"/>
                <w:bdr w:val="none" w:sz="0" w:space="0" w:color="auto" w:frame="1"/>
                <w:shd w:val="clear" w:color="auto" w:fill="EFF0F1"/>
                <w:lang w:val="en-GB" w:eastAsia="en-GB"/>
                <w:rPrChange w:id="417" w:author="Tandon, Akshat" w:date="2017-05-29T10:00:00Z">
                  <w:rPr>
                    <w:ins w:id="41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1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2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address = "This is a string."</w:t>
              </w:r>
            </w:ins>
          </w:p>
          <w:p w14:paraId="6054091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21" w:author="Tandon, Akshat" w:date="2017-05-29T09:58:00Z"/>
                <w:rFonts w:ascii="Consolas" w:hAnsi="Consolas" w:cs="Courier New"/>
                <w:noProof/>
                <w:color w:val="242729"/>
                <w:sz w:val="24"/>
                <w:szCs w:val="24"/>
                <w:bdr w:val="none" w:sz="0" w:space="0" w:color="auto" w:frame="1"/>
                <w:shd w:val="clear" w:color="auto" w:fill="EFF0F1"/>
                <w:lang w:val="en-GB" w:eastAsia="en-GB"/>
                <w:rPrChange w:id="422" w:author="Tandon, Akshat" w:date="2017-05-29T10:00:00Z">
                  <w:rPr>
                    <w:ins w:id="42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24"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25"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address_long = """This is a</w:t>
              </w:r>
            </w:ins>
          </w:p>
          <w:p w14:paraId="12EDD921"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26" w:author="Tandon, Akshat" w:date="2017-05-29T09:58:00Z"/>
                <w:rFonts w:ascii="Consolas" w:hAnsi="Consolas" w:cs="Courier New"/>
                <w:noProof/>
                <w:color w:val="242729"/>
                <w:sz w:val="24"/>
                <w:szCs w:val="24"/>
                <w:bdr w:val="none" w:sz="0" w:space="0" w:color="auto" w:frame="1"/>
                <w:shd w:val="clear" w:color="auto" w:fill="EFF0F1"/>
                <w:lang w:val="en-GB" w:eastAsia="en-GB"/>
                <w:rPrChange w:id="427" w:author="Tandon, Akshat" w:date="2017-05-29T10:00:00Z">
                  <w:rPr>
                    <w:ins w:id="428"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29"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30"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long string."""</w:t>
              </w:r>
            </w:ins>
          </w:p>
          <w:p w14:paraId="49AF80A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1" w:author="Tandon, Akshat" w:date="2017-05-29T09:58:00Z"/>
                <w:rFonts w:ascii="Consolas" w:hAnsi="Consolas" w:cs="Courier New"/>
                <w:noProof/>
                <w:color w:val="242729"/>
                <w:sz w:val="24"/>
                <w:szCs w:val="24"/>
                <w:bdr w:val="none" w:sz="0" w:space="0" w:color="auto" w:frame="1"/>
                <w:shd w:val="clear" w:color="auto" w:fill="EFF0F1"/>
                <w:lang w:val="en-GB" w:eastAsia="en-GB"/>
                <w:rPrChange w:id="432" w:author="Tandon, Akshat" w:date="2017-05-29T10:00:00Z">
                  <w:rPr>
                    <w:ins w:id="433"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6CE88E2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4" w:author="Tandon, Akshat" w:date="2017-05-29T09:58:00Z"/>
                <w:rFonts w:ascii="Consolas" w:hAnsi="Consolas" w:cs="Courier New"/>
                <w:noProof/>
                <w:color w:val="242729"/>
                <w:sz w:val="24"/>
                <w:szCs w:val="24"/>
                <w:bdr w:val="none" w:sz="0" w:space="0" w:color="auto" w:frame="1"/>
                <w:shd w:val="clear" w:color="auto" w:fill="EFF0F1"/>
                <w:lang w:val="en-GB" w:eastAsia="en-GB"/>
                <w:rPrChange w:id="435" w:author="Tandon, Akshat" w:date="2017-05-29T10:00:00Z">
                  <w:rPr>
                    <w:ins w:id="43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3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3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Numbers</w:t>
              </w:r>
            </w:ins>
          </w:p>
          <w:p w14:paraId="30A2E43C"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39" w:author="Tandon, Akshat" w:date="2017-05-29T09:58:00Z"/>
                <w:rFonts w:ascii="Consolas" w:hAnsi="Consolas" w:cs="Courier New"/>
                <w:noProof/>
                <w:color w:val="242729"/>
                <w:sz w:val="24"/>
                <w:szCs w:val="24"/>
                <w:bdr w:val="none" w:sz="0" w:space="0" w:color="auto" w:frame="1"/>
                <w:shd w:val="clear" w:color="auto" w:fill="EFF0F1"/>
                <w:lang w:val="en-GB" w:eastAsia="en-GB"/>
                <w:rPrChange w:id="440" w:author="Tandon, Akshat" w:date="2017-05-29T10:00:00Z">
                  <w:rPr>
                    <w:ins w:id="44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4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4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Integers</w:t>
              </w:r>
            </w:ins>
          </w:p>
          <w:p w14:paraId="741A98C0"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44" w:author="Tandon, Akshat" w:date="2017-05-29T09:58:00Z"/>
                <w:rFonts w:ascii="Consolas" w:hAnsi="Consolas" w:cs="Courier New"/>
                <w:noProof/>
                <w:color w:val="242729"/>
                <w:sz w:val="24"/>
                <w:szCs w:val="24"/>
                <w:bdr w:val="none" w:sz="0" w:space="0" w:color="auto" w:frame="1"/>
                <w:shd w:val="clear" w:color="auto" w:fill="EFF0F1"/>
                <w:lang w:val="en-GB" w:eastAsia="en-GB"/>
                <w:rPrChange w:id="445" w:author="Tandon, Akshat" w:date="2017-05-29T10:00:00Z">
                  <w:rPr>
                    <w:ins w:id="44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4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4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age = 9</w:t>
              </w:r>
            </w:ins>
          </w:p>
          <w:p w14:paraId="3B62FE7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49" w:author="Tandon, Akshat" w:date="2017-05-29T09:58:00Z"/>
                <w:rFonts w:ascii="Consolas" w:hAnsi="Consolas" w:cs="Courier New"/>
                <w:noProof/>
                <w:color w:val="242729"/>
                <w:sz w:val="24"/>
                <w:szCs w:val="24"/>
                <w:bdr w:val="none" w:sz="0" w:space="0" w:color="auto" w:frame="1"/>
                <w:shd w:val="clear" w:color="auto" w:fill="EFF0F1"/>
                <w:lang w:val="en-GB" w:eastAsia="en-GB"/>
                <w:rPrChange w:id="450" w:author="Tandon, Akshat" w:date="2017-05-29T10:00:00Z">
                  <w:rPr>
                    <w:ins w:id="45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5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5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year = int("2010")</w:t>
              </w:r>
            </w:ins>
          </w:p>
          <w:p w14:paraId="5FC96A8E"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54" w:author="Tandon, Akshat" w:date="2017-05-29T09:58:00Z"/>
                <w:rFonts w:ascii="Consolas" w:hAnsi="Consolas" w:cs="Courier New"/>
                <w:noProof/>
                <w:color w:val="242729"/>
                <w:sz w:val="24"/>
                <w:szCs w:val="24"/>
                <w:bdr w:val="none" w:sz="0" w:space="0" w:color="auto" w:frame="1"/>
                <w:shd w:val="clear" w:color="auto" w:fill="EFF0F1"/>
                <w:lang w:val="en-GB" w:eastAsia="en-GB"/>
                <w:rPrChange w:id="455" w:author="Tandon, Akshat" w:date="2017-05-29T10:00:00Z">
                  <w:rPr>
                    <w:ins w:id="45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57"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58"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#Float</w:t>
              </w:r>
            </w:ins>
          </w:p>
          <w:p w14:paraId="4D09BA6D"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59" w:author="Tandon, Akshat" w:date="2017-05-29T09:58:00Z"/>
                <w:rFonts w:ascii="Consolas" w:hAnsi="Consolas" w:cs="Courier New"/>
                <w:noProof/>
                <w:color w:val="242729"/>
                <w:sz w:val="24"/>
                <w:szCs w:val="24"/>
                <w:bdr w:val="none" w:sz="0" w:space="0" w:color="auto" w:frame="1"/>
                <w:shd w:val="clear" w:color="auto" w:fill="EFF0F1"/>
                <w:lang w:val="en-GB" w:eastAsia="en-GB"/>
                <w:rPrChange w:id="460" w:author="Tandon, Akshat" w:date="2017-05-29T10:00:00Z">
                  <w:rPr>
                    <w:ins w:id="461"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6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6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pi = 3.14159</w:t>
              </w:r>
            </w:ins>
          </w:p>
          <w:p w14:paraId="0941D69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4" w:author="Tandon, Akshat" w:date="2017-05-29T09:58:00Z"/>
                <w:rFonts w:ascii="Consolas" w:hAnsi="Consolas" w:cs="Courier New"/>
                <w:noProof/>
                <w:color w:val="242729"/>
                <w:sz w:val="24"/>
                <w:szCs w:val="24"/>
                <w:bdr w:val="none" w:sz="0" w:space="0" w:color="auto" w:frame="1"/>
                <w:shd w:val="clear" w:color="auto" w:fill="EFF0F1"/>
                <w:lang w:val="en-GB" w:eastAsia="en-GB"/>
                <w:rPrChange w:id="465" w:author="Tandon, Akshat" w:date="2017-05-29T10:00:00Z">
                  <w:rPr>
                    <w:ins w:id="46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3DD152E4"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67" w:author="Tandon, Akshat" w:date="2017-05-29T09:58:00Z"/>
                <w:rFonts w:ascii="Consolas" w:hAnsi="Consolas" w:cs="Courier New"/>
                <w:noProof/>
                <w:color w:val="242729"/>
                <w:sz w:val="24"/>
                <w:szCs w:val="24"/>
                <w:bdr w:val="none" w:sz="0" w:space="0" w:color="auto" w:frame="1"/>
                <w:shd w:val="clear" w:color="auto" w:fill="EFF0F1"/>
                <w:lang w:val="en-GB" w:eastAsia="en-GB"/>
                <w:rPrChange w:id="468" w:author="Tandon, Akshat" w:date="2017-05-29T10:00:00Z">
                  <w:rPr>
                    <w:ins w:id="46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7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7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Null</w:t>
              </w:r>
            </w:ins>
          </w:p>
          <w:p w14:paraId="2265C2FB"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2" w:author="Tandon, Akshat" w:date="2017-05-29T09:59:00Z"/>
                <w:rFonts w:ascii="Consolas" w:hAnsi="Consolas" w:cs="Courier New"/>
                <w:noProof/>
                <w:color w:val="242729"/>
                <w:sz w:val="24"/>
                <w:szCs w:val="24"/>
                <w:bdr w:val="none" w:sz="0" w:space="0" w:color="auto" w:frame="1"/>
                <w:shd w:val="clear" w:color="auto" w:fill="EFF0F1"/>
                <w:lang w:val="en-GB" w:eastAsia="en-GB"/>
                <w:rPrChange w:id="473" w:author="Tandon, Akshat" w:date="2017-05-29T10:00:00Z">
                  <w:rPr>
                    <w:ins w:id="474"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ins w:id="47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47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data = None</w:t>
              </w:r>
            </w:ins>
          </w:p>
          <w:p w14:paraId="20D5CDF3" w14:textId="77777777"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77" w:author="Tandon, Akshat" w:date="2017-05-29T09:59:00Z"/>
                <w:rFonts w:ascii="Consolas" w:hAnsi="Consolas" w:cs="Courier New"/>
                <w:noProof/>
                <w:color w:val="242729"/>
                <w:sz w:val="24"/>
                <w:szCs w:val="24"/>
                <w:bdr w:val="none" w:sz="0" w:space="0" w:color="auto" w:frame="1"/>
                <w:shd w:val="clear" w:color="auto" w:fill="EFF0F1"/>
                <w:lang w:val="en-GB" w:eastAsia="en-GB"/>
                <w:rPrChange w:id="478" w:author="Tandon, Akshat" w:date="2017-05-29T10:00:00Z">
                  <w:rPr>
                    <w:ins w:id="479"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p>
          <w:p w14:paraId="30880218" w14:textId="77777777"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80" w:author="Tandon, Akshat" w:date="2017-05-29T09:59:00Z"/>
                <w:rFonts w:ascii="Consolas" w:hAnsi="Consolas" w:cs="Courier New"/>
                <w:noProof/>
                <w:color w:val="242729"/>
                <w:sz w:val="24"/>
                <w:szCs w:val="24"/>
                <w:bdr w:val="none" w:sz="0" w:space="0" w:color="auto" w:frame="1"/>
                <w:shd w:val="clear" w:color="auto" w:fill="EFF0F1"/>
                <w:lang w:val="en-GB" w:eastAsia="en-GB"/>
                <w:rPrChange w:id="481" w:author="Tandon, Akshat" w:date="2017-05-29T10:00:00Z">
                  <w:rPr>
                    <w:ins w:id="482" w:author="Tandon, Akshat" w:date="2017-05-29T09:59:00Z"/>
                    <w:rFonts w:ascii="Consolas" w:hAnsi="Consolas" w:cs="Courier New"/>
                    <w:noProof/>
                    <w:color w:val="242729"/>
                    <w:sz w:val="20"/>
                    <w:szCs w:val="20"/>
                    <w:bdr w:val="none" w:sz="0" w:space="0" w:color="auto" w:frame="1"/>
                    <w:shd w:val="clear" w:color="auto" w:fill="EFF0F1"/>
                    <w:lang w:val="en-GB" w:eastAsia="en-GB"/>
                  </w:rPr>
                </w:rPrChange>
              </w:rPr>
            </w:pPr>
            <w:ins w:id="483"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8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Booleans</w:t>
              </w:r>
            </w:ins>
          </w:p>
          <w:p w14:paraId="6CC526DC" w14:textId="5AB54D83" w:rsidR="0019239A" w:rsidRPr="00BC235F" w:rsidRDefault="0019239A"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85" w:author="Tandon, Akshat" w:date="2017-05-29T09:58:00Z"/>
                <w:rFonts w:ascii="Consolas" w:hAnsi="Consolas" w:cs="Courier New"/>
                <w:noProof/>
                <w:color w:val="242729"/>
                <w:sz w:val="24"/>
                <w:szCs w:val="24"/>
                <w:bdr w:val="none" w:sz="0" w:space="0" w:color="auto" w:frame="1"/>
                <w:shd w:val="clear" w:color="auto" w:fill="EFF0F1"/>
                <w:lang w:val="en-GB" w:eastAsia="en-GB"/>
                <w:rPrChange w:id="486" w:author="Tandon, Akshat" w:date="2017-05-29T10:00:00Z">
                  <w:rPr>
                    <w:ins w:id="48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488"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8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is</w:t>
              </w:r>
            </w:ins>
            <w:ins w:id="490" w:author="Tandon, Akshat" w:date="2017-05-29T10:00:00Z">
              <w:r w:rsidRPr="00BC235F">
                <w:rPr>
                  <w:rFonts w:ascii="Consolas" w:hAnsi="Consolas" w:cs="Courier New"/>
                  <w:noProof/>
                  <w:color w:val="242729"/>
                  <w:sz w:val="24"/>
                  <w:szCs w:val="24"/>
                  <w:bdr w:val="none" w:sz="0" w:space="0" w:color="auto" w:frame="1"/>
                  <w:shd w:val="clear" w:color="auto" w:fill="EFF0F1"/>
                  <w:lang w:val="en-GB" w:eastAsia="en-GB"/>
                  <w:rPrChange w:id="49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_Python</w:t>
              </w:r>
            </w:ins>
            <w:ins w:id="492" w:author="Tandon, Akshat" w:date="2017-05-29T09:59:00Z">
              <w:r w:rsidRPr="00BC235F">
                <w:rPr>
                  <w:rFonts w:ascii="Consolas" w:hAnsi="Consolas" w:cs="Courier New"/>
                  <w:noProof/>
                  <w:color w:val="242729"/>
                  <w:sz w:val="24"/>
                  <w:szCs w:val="24"/>
                  <w:bdr w:val="none" w:sz="0" w:space="0" w:color="auto" w:frame="1"/>
                  <w:shd w:val="clear" w:color="auto" w:fill="EFF0F1"/>
                  <w:lang w:val="en-GB" w:eastAsia="en-GB"/>
                  <w:rPrChange w:id="49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True</w:t>
              </w:r>
            </w:ins>
          </w:p>
          <w:p w14:paraId="34F5DBF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4" w:author="Tandon, Akshat" w:date="2017-05-29T09:58:00Z"/>
                <w:rFonts w:ascii="Consolas" w:hAnsi="Consolas" w:cs="Courier New"/>
                <w:noProof/>
                <w:color w:val="242729"/>
                <w:sz w:val="24"/>
                <w:szCs w:val="24"/>
                <w:bdr w:val="none" w:sz="0" w:space="0" w:color="auto" w:frame="1"/>
                <w:shd w:val="clear" w:color="auto" w:fill="EFF0F1"/>
                <w:lang w:val="en-GB" w:eastAsia="en-GB"/>
                <w:rPrChange w:id="495" w:author="Tandon, Akshat" w:date="2017-05-29T10:00:00Z">
                  <w:rPr>
                    <w:ins w:id="496"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57048931"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497" w:author="Tandon, Akshat" w:date="2017-05-29T09:58:00Z"/>
                <w:rFonts w:ascii="Consolas" w:hAnsi="Consolas" w:cs="Courier New"/>
                <w:noProof/>
                <w:color w:val="242729"/>
                <w:sz w:val="24"/>
                <w:szCs w:val="24"/>
                <w:bdr w:val="none" w:sz="0" w:space="0" w:color="auto" w:frame="1"/>
                <w:shd w:val="clear" w:color="auto" w:fill="EFF0F1"/>
                <w:lang w:val="en-GB" w:eastAsia="en-GB"/>
                <w:rPrChange w:id="498" w:author="Tandon, Akshat" w:date="2017-05-29T10:00:00Z">
                  <w:rPr>
                    <w:ins w:id="49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0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0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Lists</w:t>
              </w:r>
            </w:ins>
          </w:p>
          <w:p w14:paraId="640FFD4E"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2" w:author="Tandon, Akshat" w:date="2017-05-29T09:58:00Z"/>
                <w:rFonts w:ascii="Consolas" w:hAnsi="Consolas" w:cs="Courier New"/>
                <w:noProof/>
                <w:color w:val="242729"/>
                <w:sz w:val="24"/>
                <w:szCs w:val="24"/>
                <w:bdr w:val="none" w:sz="0" w:space="0" w:color="auto" w:frame="1"/>
                <w:shd w:val="clear" w:color="auto" w:fill="EFF0F1"/>
                <w:lang w:val="en-GB" w:eastAsia="en-GB"/>
                <w:rPrChange w:id="503" w:author="Tandon, Akshat" w:date="2017-05-29T10:00:00Z">
                  <w:rPr>
                    <w:ins w:id="50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0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0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initialisation</w:t>
              </w:r>
            </w:ins>
          </w:p>
          <w:p w14:paraId="547597BD"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07" w:author="Tandon, Akshat" w:date="2017-05-29T09:58:00Z"/>
                <w:rFonts w:ascii="Consolas" w:hAnsi="Consolas" w:cs="Courier New"/>
                <w:noProof/>
                <w:color w:val="242729"/>
                <w:sz w:val="24"/>
                <w:szCs w:val="24"/>
                <w:bdr w:val="none" w:sz="0" w:space="0" w:color="auto" w:frame="1"/>
                <w:shd w:val="clear" w:color="auto" w:fill="EFF0F1"/>
                <w:lang w:val="en-GB" w:eastAsia="en-GB"/>
                <w:rPrChange w:id="508" w:author="Tandon, Akshat" w:date="2017-05-29T10:00:00Z">
                  <w:rPr>
                    <w:ins w:id="50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1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1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 = ["Charlie", "Brown", "Chris", 59, True]</w:t>
              </w:r>
            </w:ins>
          </w:p>
          <w:p w14:paraId="3E4B17E9"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12" w:author="Tandon, Akshat" w:date="2017-05-29T09:58:00Z"/>
                <w:rFonts w:ascii="Consolas" w:hAnsi="Consolas" w:cs="Courier New"/>
                <w:noProof/>
                <w:color w:val="242729"/>
                <w:sz w:val="24"/>
                <w:szCs w:val="24"/>
                <w:bdr w:val="none" w:sz="0" w:space="0" w:color="auto" w:frame="1"/>
                <w:shd w:val="clear" w:color="auto" w:fill="EFF0F1"/>
                <w:lang w:val="en-GB" w:eastAsia="en-GB"/>
                <w:rPrChange w:id="513" w:author="Tandon, Akshat" w:date="2017-05-29T10:00:00Z">
                  <w:rPr>
                    <w:ins w:id="51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15"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16"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Appending</w:t>
              </w:r>
            </w:ins>
          </w:p>
          <w:p w14:paraId="61E10ED9"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17" w:author="Tandon, Akshat" w:date="2017-05-29T09:58:00Z"/>
                <w:rFonts w:ascii="Consolas" w:hAnsi="Consolas" w:cs="Courier New"/>
                <w:noProof/>
                <w:color w:val="242729"/>
                <w:sz w:val="24"/>
                <w:szCs w:val="24"/>
                <w:bdr w:val="none" w:sz="0" w:space="0" w:color="auto" w:frame="1"/>
                <w:shd w:val="clear" w:color="auto" w:fill="EFF0F1"/>
                <w:lang w:val="en-GB" w:eastAsia="en-GB"/>
                <w:rPrChange w:id="518" w:author="Tandon, Akshat" w:date="2017-05-29T10:00:00Z">
                  <w:rPr>
                    <w:ins w:id="519"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20"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21"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names.append("Martin")</w:t>
              </w:r>
            </w:ins>
          </w:p>
          <w:p w14:paraId="1203866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22" w:author="Tandon, Akshat" w:date="2017-05-29T09:58:00Z"/>
                <w:rFonts w:ascii="Consolas" w:hAnsi="Consolas" w:cs="Courier New"/>
                <w:noProof/>
                <w:color w:val="242729"/>
                <w:sz w:val="24"/>
                <w:szCs w:val="24"/>
                <w:bdr w:val="none" w:sz="0" w:space="0" w:color="auto" w:frame="1"/>
                <w:shd w:val="clear" w:color="auto" w:fill="EFF0F1"/>
                <w:lang w:val="en-GB" w:eastAsia="en-GB"/>
                <w:rPrChange w:id="523" w:author="Tandon, Akshat" w:date="2017-05-29T10:00:00Z">
                  <w:rPr>
                    <w:ins w:id="524"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2C48FD8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25" w:author="Tandon, Akshat" w:date="2017-05-29T09:58:00Z"/>
                <w:rFonts w:ascii="Consolas" w:hAnsi="Consolas" w:cs="Courier New"/>
                <w:noProof/>
                <w:color w:val="242729"/>
                <w:sz w:val="24"/>
                <w:szCs w:val="24"/>
                <w:bdr w:val="none" w:sz="0" w:space="0" w:color="auto" w:frame="1"/>
                <w:shd w:val="clear" w:color="auto" w:fill="EFF0F1"/>
                <w:lang w:val="en-GB" w:eastAsia="en-GB"/>
                <w:rPrChange w:id="526" w:author="Tandon, Akshat" w:date="2017-05-29T10:00:00Z">
                  <w:rPr>
                    <w:ins w:id="52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28"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2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Tuples</w:t>
              </w:r>
            </w:ins>
          </w:p>
          <w:p w14:paraId="07322C03"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30" w:author="Tandon, Akshat" w:date="2017-05-29T09:58:00Z"/>
                <w:rFonts w:ascii="Consolas" w:hAnsi="Consolas" w:cs="Courier New"/>
                <w:noProof/>
                <w:color w:val="242729"/>
                <w:sz w:val="24"/>
                <w:szCs w:val="24"/>
                <w:bdr w:val="none" w:sz="0" w:space="0" w:color="auto" w:frame="1"/>
                <w:shd w:val="clear" w:color="auto" w:fill="EFF0F1"/>
                <w:lang w:val="en-GB" w:eastAsia="en-GB"/>
                <w:rPrChange w:id="531" w:author="Tandon, Akshat" w:date="2017-05-29T10:00:00Z">
                  <w:rPr>
                    <w:ins w:id="53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33"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34"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Can't be changed after initialisation</w:t>
              </w:r>
            </w:ins>
          </w:p>
          <w:p w14:paraId="2ACF2304"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35" w:author="Tandon, Akshat" w:date="2017-05-29T09:58:00Z"/>
                <w:rFonts w:ascii="Consolas" w:hAnsi="Consolas" w:cs="Courier New"/>
                <w:noProof/>
                <w:color w:val="242729"/>
                <w:sz w:val="24"/>
                <w:szCs w:val="24"/>
                <w:bdr w:val="none" w:sz="0" w:space="0" w:color="auto" w:frame="1"/>
                <w:shd w:val="clear" w:color="auto" w:fill="EFF0F1"/>
                <w:lang w:val="en-GB" w:eastAsia="en-GB"/>
                <w:rPrChange w:id="536" w:author="Tandon, Akshat" w:date="2017-05-29T10:00:00Z">
                  <w:rPr>
                    <w:ins w:id="537"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38"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39"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names = ("This", "is", "final", true)</w:t>
              </w:r>
            </w:ins>
          </w:p>
          <w:p w14:paraId="677F259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40" w:author="Tandon, Akshat" w:date="2017-05-29T09:58:00Z"/>
                <w:rFonts w:ascii="Consolas" w:hAnsi="Consolas" w:cs="Courier New"/>
                <w:noProof/>
                <w:color w:val="242729"/>
                <w:sz w:val="24"/>
                <w:szCs w:val="24"/>
                <w:bdr w:val="none" w:sz="0" w:space="0" w:color="auto" w:frame="1"/>
                <w:shd w:val="clear" w:color="auto" w:fill="EFF0F1"/>
                <w:lang w:val="en-GB" w:eastAsia="en-GB"/>
                <w:rPrChange w:id="541" w:author="Tandon, Akshat" w:date="2017-05-29T10:00:00Z">
                  <w:rPr>
                    <w:ins w:id="542"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p>
          <w:p w14:paraId="13D13912"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43" w:author="Tandon, Akshat" w:date="2017-05-29T09:58:00Z"/>
                <w:rFonts w:ascii="Consolas" w:hAnsi="Consolas" w:cs="Courier New"/>
                <w:noProof/>
                <w:color w:val="242729"/>
                <w:sz w:val="24"/>
                <w:szCs w:val="24"/>
                <w:bdr w:val="none" w:sz="0" w:space="0" w:color="auto" w:frame="1"/>
                <w:shd w:val="clear" w:color="auto" w:fill="EFF0F1"/>
                <w:lang w:val="en-GB" w:eastAsia="en-GB"/>
                <w:rPrChange w:id="544" w:author="Tandon, Akshat" w:date="2017-05-29T10:00:00Z">
                  <w:rPr>
                    <w:ins w:id="54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4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4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Dictionaries</w:t>
              </w:r>
            </w:ins>
          </w:p>
          <w:p w14:paraId="5C8711A6"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48" w:author="Tandon, Akshat" w:date="2017-05-29T09:58:00Z"/>
                <w:rFonts w:ascii="Consolas" w:hAnsi="Consolas" w:cs="Courier New"/>
                <w:noProof/>
                <w:color w:val="242729"/>
                <w:sz w:val="24"/>
                <w:szCs w:val="24"/>
                <w:bdr w:val="none" w:sz="0" w:space="0" w:color="auto" w:frame="1"/>
                <w:shd w:val="clear" w:color="auto" w:fill="EFF0F1"/>
                <w:lang w:val="en-GB" w:eastAsia="en-GB"/>
                <w:rPrChange w:id="549" w:author="Tandon, Akshat" w:date="2017-05-29T10:00:00Z">
                  <w:rPr>
                    <w:ins w:id="55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5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5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initialisation</w:t>
              </w:r>
            </w:ins>
          </w:p>
          <w:p w14:paraId="44BCEA4A"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53" w:author="Tandon, Akshat" w:date="2017-05-29T09:58:00Z"/>
                <w:rFonts w:ascii="Consolas" w:hAnsi="Consolas" w:cs="Courier New"/>
                <w:noProof/>
                <w:color w:val="242729"/>
                <w:sz w:val="24"/>
                <w:szCs w:val="24"/>
                <w:bdr w:val="none" w:sz="0" w:space="0" w:color="auto" w:frame="1"/>
                <w:shd w:val="clear" w:color="auto" w:fill="EFF0F1"/>
                <w:lang w:val="en-GB" w:eastAsia="en-GB"/>
                <w:rPrChange w:id="554" w:author="Tandon, Akshat" w:date="2017-05-29T10:00:00Z">
                  <w:rPr>
                    <w:ins w:id="55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5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5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dict = {'Name': 'Zara', 'Age': 7, 'Class': 'First'}</w:t>
              </w:r>
            </w:ins>
          </w:p>
          <w:p w14:paraId="1E7502AF"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58" w:author="Tandon, Akshat" w:date="2017-05-29T09:58:00Z"/>
                <w:rFonts w:ascii="Consolas" w:hAnsi="Consolas" w:cs="Courier New"/>
                <w:noProof/>
                <w:color w:val="242729"/>
                <w:sz w:val="24"/>
                <w:szCs w:val="24"/>
                <w:bdr w:val="none" w:sz="0" w:space="0" w:color="auto" w:frame="1"/>
                <w:shd w:val="clear" w:color="auto" w:fill="EFF0F1"/>
                <w:lang w:val="en-GB" w:eastAsia="en-GB"/>
                <w:rPrChange w:id="559" w:author="Tandon, Akshat" w:date="2017-05-29T10:00:00Z">
                  <w:rPr>
                    <w:ins w:id="56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6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6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 Update</w:t>
              </w:r>
            </w:ins>
          </w:p>
          <w:p w14:paraId="09F4B956"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63" w:author="Tandon, Akshat" w:date="2017-05-29T09:58:00Z"/>
                <w:rFonts w:ascii="Consolas" w:hAnsi="Consolas" w:cs="Courier New"/>
                <w:noProof/>
                <w:color w:val="242729"/>
                <w:sz w:val="24"/>
                <w:szCs w:val="24"/>
                <w:bdr w:val="none" w:sz="0" w:space="0" w:color="auto" w:frame="1"/>
                <w:shd w:val="clear" w:color="auto" w:fill="EFF0F1"/>
                <w:lang w:val="en-GB" w:eastAsia="en-GB"/>
                <w:rPrChange w:id="564" w:author="Tandon, Akshat" w:date="2017-05-29T10:00:00Z">
                  <w:rPr>
                    <w:ins w:id="56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6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6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dict.update({</w:t>
              </w:r>
            </w:ins>
          </w:p>
          <w:p w14:paraId="0C76CFD8"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68" w:author="Tandon, Akshat" w:date="2017-05-29T09:58:00Z"/>
                <w:rFonts w:ascii="Consolas" w:hAnsi="Consolas" w:cs="Courier New"/>
                <w:noProof/>
                <w:color w:val="242729"/>
                <w:sz w:val="24"/>
                <w:szCs w:val="24"/>
                <w:bdr w:val="none" w:sz="0" w:space="0" w:color="auto" w:frame="1"/>
                <w:shd w:val="clear" w:color="auto" w:fill="EFF0F1"/>
                <w:lang w:val="en-GB" w:eastAsia="en-GB"/>
                <w:rPrChange w:id="569" w:author="Tandon, Akshat" w:date="2017-05-29T10:00:00Z">
                  <w:rPr>
                    <w:ins w:id="570"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71"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72"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'Gender': 'Female',</w:t>
              </w:r>
            </w:ins>
          </w:p>
          <w:p w14:paraId="45103C67" w14:textId="77777777" w:rsidR="000E63AC" w:rsidRPr="00BC235F" w:rsidRDefault="000E63AC" w:rsidP="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73" w:author="Tandon, Akshat" w:date="2017-05-29T09:58:00Z"/>
                <w:rFonts w:ascii="Consolas" w:hAnsi="Consolas" w:cs="Courier New"/>
                <w:noProof/>
                <w:color w:val="242729"/>
                <w:sz w:val="24"/>
                <w:szCs w:val="24"/>
                <w:bdr w:val="none" w:sz="0" w:space="0" w:color="auto" w:frame="1"/>
                <w:shd w:val="clear" w:color="auto" w:fill="EFF0F1"/>
                <w:lang w:val="en-GB" w:eastAsia="en-GB"/>
                <w:rPrChange w:id="574" w:author="Tandon, Akshat" w:date="2017-05-29T10:00:00Z">
                  <w:rPr>
                    <w:ins w:id="575" w:author="Tandon, Akshat" w:date="2017-05-29T09:58:00Z"/>
                    <w:rFonts w:ascii="Consolas" w:hAnsi="Consolas" w:cs="Courier New"/>
                    <w:noProof/>
                    <w:color w:val="242729"/>
                    <w:sz w:val="20"/>
                    <w:szCs w:val="20"/>
                    <w:bdr w:val="none" w:sz="0" w:space="0" w:color="auto" w:frame="1"/>
                    <w:shd w:val="clear" w:color="auto" w:fill="EFF0F1"/>
                    <w:lang w:val="en-GB" w:eastAsia="en-GB"/>
                  </w:rPr>
                </w:rPrChange>
              </w:rPr>
            </w:pPr>
            <w:ins w:id="576"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77"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'Hobby': 'Reading',</w:t>
              </w:r>
            </w:ins>
          </w:p>
          <w:p w14:paraId="44606E00" w14:textId="21B43159" w:rsidR="00F678A6" w:rsidRPr="000E63AC" w:rsidRDefault="000E63A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578" w:author="Tandon, Akshat" w:date="2017-05-29T09:45:00Z"/>
                <w:rFonts w:ascii="Consolas" w:hAnsi="Consolas" w:cs="Courier New"/>
                <w:color w:val="242729"/>
                <w:sz w:val="20"/>
                <w:szCs w:val="20"/>
                <w:lang w:val="en-GB" w:eastAsia="en-GB"/>
                <w:rPrChange w:id="579" w:author="Tandon, Akshat" w:date="2017-05-29T09:58:00Z">
                  <w:rPr>
                    <w:ins w:id="580" w:author="Tandon, Akshat" w:date="2017-05-29T09:45:00Z"/>
                    <w:lang w:val="en-US"/>
                  </w:rPr>
                </w:rPrChange>
              </w:rPr>
              <w:pPrChange w:id="581" w:author="Tandon, Akshat" w:date="2017-05-29T09:58:00Z">
                <w:pPr>
                  <w:pStyle w:val="1Para"/>
                  <w:ind w:firstLine="0"/>
                </w:pPr>
              </w:pPrChange>
            </w:pPr>
            <w:ins w:id="582" w:author="Tandon, Akshat" w:date="2017-05-29T09:58:00Z">
              <w:r w:rsidRPr="00BC235F">
                <w:rPr>
                  <w:rFonts w:ascii="Consolas" w:hAnsi="Consolas" w:cs="Courier New"/>
                  <w:noProof/>
                  <w:color w:val="242729"/>
                  <w:sz w:val="24"/>
                  <w:szCs w:val="24"/>
                  <w:bdr w:val="none" w:sz="0" w:space="0" w:color="auto" w:frame="1"/>
                  <w:shd w:val="clear" w:color="auto" w:fill="EFF0F1"/>
                  <w:lang w:val="en-GB" w:eastAsia="en-GB"/>
                  <w:rPrChange w:id="583" w:author="Tandon, Akshat" w:date="2017-05-29T10:00:00Z">
                    <w:rPr>
                      <w:rFonts w:ascii="Consolas" w:hAnsi="Consolas" w:cs="Courier New"/>
                      <w:noProof/>
                      <w:color w:val="242729"/>
                      <w:sz w:val="20"/>
                      <w:szCs w:val="20"/>
                      <w:bdr w:val="none" w:sz="0" w:space="0" w:color="auto" w:frame="1"/>
                      <w:shd w:val="clear" w:color="auto" w:fill="EFF0F1"/>
                      <w:lang w:val="en-GB" w:eastAsia="en-GB"/>
                    </w:rPr>
                  </w:rPrChange>
                </w:rPr>
                <w:t xml:space="preserve">  })</w:t>
              </w:r>
            </w:ins>
          </w:p>
        </w:tc>
      </w:tr>
    </w:tbl>
    <w:p w14:paraId="21ADB663" w14:textId="77777777" w:rsidR="00BD4F03" w:rsidRDefault="00BD4F03">
      <w:pPr>
        <w:pStyle w:val="1Para"/>
        <w:ind w:firstLine="0"/>
        <w:rPr>
          <w:ins w:id="584" w:author="Tandon, Akshat" w:date="2017-05-29T10:02:00Z"/>
          <w:lang w:val="en-US"/>
        </w:rPr>
      </w:pPr>
    </w:p>
    <w:p w14:paraId="412910C4" w14:textId="31104C23" w:rsidR="00784147" w:rsidRDefault="00784147">
      <w:pPr>
        <w:pStyle w:val="Heading5"/>
        <w:rPr>
          <w:ins w:id="585" w:author="Tandon, Akshat" w:date="2017-05-29T10:02:00Z"/>
        </w:rPr>
        <w:pPrChange w:id="586" w:author="Tandon, Akshat" w:date="2017-05-29T10:02:00Z">
          <w:pPr>
            <w:pStyle w:val="1Para"/>
            <w:ind w:firstLine="0"/>
          </w:pPr>
        </w:pPrChange>
      </w:pPr>
      <w:ins w:id="587" w:author="Tandon, Akshat" w:date="2017-05-29T10:02:00Z">
        <w:r>
          <w:t>Basic Operators</w:t>
        </w:r>
      </w:ins>
      <w:ins w:id="588" w:author="Tandon, Akshat" w:date="2017-05-29T10:05:00Z">
        <w:r w:rsidR="008B455A">
          <w:rPr>
            <w:rStyle w:val="EndnoteReference"/>
          </w:rPr>
          <w:endnoteReference w:id="5"/>
        </w:r>
      </w:ins>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Change w:id="593" w:author="Tandon, Akshat" w:date="2017-05-29T10:08:00Z">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PrChange>
      </w:tblPr>
      <w:tblGrid>
        <w:gridCol w:w="1838"/>
        <w:gridCol w:w="1715"/>
        <w:gridCol w:w="5507"/>
        <w:tblGridChange w:id="594">
          <w:tblGrid>
            <w:gridCol w:w="1838"/>
            <w:gridCol w:w="1715"/>
            <w:gridCol w:w="267"/>
            <w:gridCol w:w="5240"/>
          </w:tblGrid>
        </w:tblGridChange>
      </w:tblGrid>
      <w:tr w:rsidR="00265428" w:rsidRPr="00784147" w14:paraId="2B5A6119" w14:textId="77777777" w:rsidTr="00265428">
        <w:trPr>
          <w:ins w:id="595" w:author="Tandon, Akshat" w:date="2017-05-29T10:03:00Z"/>
        </w:trPr>
        <w:tc>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96" w:author="Tandon, Akshat" w:date="2017-05-29T10:08:00Z">
              <w:tcPr>
                <w:tcW w:w="183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305B0AE5" w14:textId="77777777" w:rsidR="00784147" w:rsidRPr="00784147" w:rsidRDefault="00784147" w:rsidP="00784147">
            <w:pPr>
              <w:spacing w:after="300" w:line="240" w:lineRule="auto"/>
              <w:rPr>
                <w:ins w:id="597" w:author="Tandon, Akshat" w:date="2017-05-29T10:03:00Z"/>
                <w:rFonts w:ascii="Verdana" w:eastAsia="Times New Roman" w:hAnsi="Verdana" w:cs="Times New Roman"/>
                <w:b/>
                <w:bCs/>
                <w:color w:val="313131"/>
                <w:sz w:val="21"/>
                <w:szCs w:val="21"/>
                <w:lang w:val="en-GB" w:eastAsia="en-GB"/>
              </w:rPr>
            </w:pPr>
            <w:ins w:id="598" w:author="Tandon, Akshat" w:date="2017-05-29T10:03:00Z">
              <w:r w:rsidRPr="00784147">
                <w:rPr>
                  <w:rFonts w:ascii="Verdana" w:eastAsia="Times New Roman" w:hAnsi="Verdana" w:cs="Times New Roman"/>
                  <w:b/>
                  <w:bCs/>
                  <w:color w:val="313131"/>
                  <w:sz w:val="21"/>
                  <w:szCs w:val="21"/>
                  <w:lang w:val="en-GB" w:eastAsia="en-GB"/>
                </w:rPr>
                <w:t>Operator</w:t>
              </w:r>
            </w:ins>
          </w:p>
        </w:tc>
        <w:tc>
          <w:tcPr>
            <w:tcW w:w="1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599"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2FBDB7D4" w14:textId="77777777" w:rsidR="00784147" w:rsidRPr="00784147" w:rsidRDefault="00784147" w:rsidP="00784147">
            <w:pPr>
              <w:spacing w:after="300" w:line="240" w:lineRule="auto"/>
              <w:rPr>
                <w:ins w:id="600" w:author="Tandon, Akshat" w:date="2017-05-29T10:03:00Z"/>
                <w:rFonts w:ascii="Verdana" w:eastAsia="Times New Roman" w:hAnsi="Verdana" w:cs="Times New Roman"/>
                <w:b/>
                <w:bCs/>
                <w:color w:val="313131"/>
                <w:sz w:val="21"/>
                <w:szCs w:val="21"/>
                <w:lang w:val="en-GB" w:eastAsia="en-GB"/>
              </w:rPr>
            </w:pPr>
            <w:ins w:id="601" w:author="Tandon, Akshat" w:date="2017-05-29T10:03:00Z">
              <w:r w:rsidRPr="00784147">
                <w:rPr>
                  <w:rFonts w:ascii="Verdana" w:eastAsia="Times New Roman" w:hAnsi="Verdana" w:cs="Times New Roman"/>
                  <w:b/>
                  <w:bCs/>
                  <w:color w:val="313131"/>
                  <w:sz w:val="21"/>
                  <w:szCs w:val="21"/>
                  <w:lang w:val="en-GB" w:eastAsia="en-GB"/>
                </w:rPr>
                <w:t>Description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Change w:id="602"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tcPrChange>
          </w:tcPr>
          <w:p w14:paraId="1C42022E" w14:textId="77777777" w:rsidR="00784147" w:rsidRPr="00784147" w:rsidRDefault="00784147" w:rsidP="00784147">
            <w:pPr>
              <w:spacing w:after="300" w:line="240" w:lineRule="auto"/>
              <w:rPr>
                <w:ins w:id="603" w:author="Tandon, Akshat" w:date="2017-05-29T10:03:00Z"/>
                <w:rFonts w:ascii="Verdana" w:eastAsia="Times New Roman" w:hAnsi="Verdana" w:cs="Times New Roman"/>
                <w:b/>
                <w:bCs/>
                <w:color w:val="313131"/>
                <w:sz w:val="21"/>
                <w:szCs w:val="21"/>
                <w:lang w:val="en-GB" w:eastAsia="en-GB"/>
              </w:rPr>
            </w:pPr>
            <w:ins w:id="604" w:author="Tandon, Akshat" w:date="2017-05-29T10:03:00Z">
              <w:r w:rsidRPr="00784147">
                <w:rPr>
                  <w:rFonts w:ascii="Verdana" w:eastAsia="Times New Roman" w:hAnsi="Verdana" w:cs="Times New Roman"/>
                  <w:b/>
                  <w:bCs/>
                  <w:color w:val="313131"/>
                  <w:sz w:val="21"/>
                  <w:szCs w:val="21"/>
                  <w:lang w:val="en-GB" w:eastAsia="en-GB"/>
                </w:rPr>
                <w:t>Example</w:t>
              </w:r>
            </w:ins>
          </w:p>
        </w:tc>
      </w:tr>
      <w:tr w:rsidR="00265428" w:rsidRPr="00784147" w14:paraId="612A2250" w14:textId="77777777" w:rsidTr="00265428">
        <w:trPr>
          <w:ins w:id="605"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6"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54BD360" w14:textId="7ED4972C" w:rsidR="00784147" w:rsidRPr="00784147" w:rsidRDefault="00265428" w:rsidP="00784147">
            <w:pPr>
              <w:spacing w:after="300" w:line="240" w:lineRule="auto"/>
              <w:rPr>
                <w:ins w:id="607" w:author="Tandon, Akshat" w:date="2017-05-29T10:03:00Z"/>
                <w:rFonts w:ascii="Verdana" w:eastAsia="Times New Roman" w:hAnsi="Verdana" w:cs="Times New Roman"/>
                <w:color w:val="313131"/>
                <w:sz w:val="21"/>
                <w:szCs w:val="21"/>
                <w:lang w:val="en-GB" w:eastAsia="en-GB"/>
              </w:rPr>
            </w:pPr>
            <w:ins w:id="608" w:author="Tandon, Akshat" w:date="2017-05-29T10:07:00Z">
              <w:r>
                <w:rPr>
                  <w:rFonts w:ascii="Verdana" w:eastAsia="Times New Roman" w:hAnsi="Verdana" w:cs="Times New Roman"/>
                  <w:color w:val="313131"/>
                  <w:sz w:val="21"/>
                  <w:szCs w:val="21"/>
                  <w:lang w:val="en-GB" w:eastAsia="en-GB"/>
                </w:rPr>
                <w:lastRenderedPageBreak/>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09"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8F8D4CF" w14:textId="08872873" w:rsidR="00784147" w:rsidRPr="00784147" w:rsidRDefault="00265428" w:rsidP="00784147">
            <w:pPr>
              <w:spacing w:after="300" w:line="240" w:lineRule="auto"/>
              <w:rPr>
                <w:ins w:id="610" w:author="Tandon, Akshat" w:date="2017-05-29T10:03:00Z"/>
                <w:rFonts w:ascii="Verdana" w:eastAsia="Times New Roman" w:hAnsi="Verdana" w:cs="Times New Roman"/>
                <w:color w:val="313131"/>
                <w:sz w:val="21"/>
                <w:szCs w:val="21"/>
                <w:lang w:val="en-GB" w:eastAsia="en-GB"/>
              </w:rPr>
            </w:pPr>
            <w:ins w:id="611" w:author="Tandon, Akshat" w:date="2017-05-29T10:07:00Z">
              <w:r w:rsidRPr="00784147">
                <w:rPr>
                  <w:rFonts w:ascii="Verdana" w:eastAsia="Times New Roman" w:hAnsi="Verdana" w:cs="Times New Roman"/>
                  <w:color w:val="313131"/>
                  <w:sz w:val="21"/>
                  <w:szCs w:val="21"/>
                  <w:lang w:val="en-GB" w:eastAsia="en-GB"/>
                </w:rPr>
                <w:t>Addition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2"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D08AEE3" w14:textId="5B8A1CBE" w:rsidR="00784147" w:rsidRPr="00784147" w:rsidRDefault="00784147" w:rsidP="00784147">
            <w:pPr>
              <w:spacing w:after="300" w:line="240" w:lineRule="auto"/>
              <w:rPr>
                <w:ins w:id="613" w:author="Tandon, Akshat" w:date="2017-05-29T10:03:00Z"/>
                <w:rFonts w:ascii="Verdana" w:eastAsia="Times New Roman" w:hAnsi="Verdana" w:cs="Times New Roman"/>
                <w:color w:val="313131"/>
                <w:sz w:val="21"/>
                <w:szCs w:val="21"/>
                <w:lang w:val="en-GB" w:eastAsia="en-GB"/>
              </w:rPr>
            </w:pPr>
            <w:ins w:id="614" w:author="Tandon, Akshat" w:date="2017-05-29T10:03:00Z">
              <w:r w:rsidRPr="00784147">
                <w:rPr>
                  <w:rFonts w:ascii="Verdana" w:eastAsia="Times New Roman" w:hAnsi="Verdana" w:cs="Times New Roman"/>
                  <w:color w:val="313131"/>
                  <w:sz w:val="21"/>
                  <w:szCs w:val="21"/>
                  <w:lang w:val="en-GB" w:eastAsia="en-GB"/>
                </w:rPr>
                <w:t xml:space="preserve">a </w:t>
              </w:r>
              <w:r w:rsidRPr="008B455A">
                <w:rPr>
                  <w:rFonts w:ascii="Verdana" w:eastAsia="Times New Roman" w:hAnsi="Verdana" w:cs="Times New Roman"/>
                  <w:b/>
                  <w:color w:val="313131"/>
                  <w:sz w:val="21"/>
                  <w:szCs w:val="21"/>
                  <w:lang w:val="en-GB" w:eastAsia="en-GB"/>
                  <w:rPrChange w:id="615" w:author="Tandon, Akshat" w:date="2017-05-29T10:04:00Z">
                    <w:rPr>
                      <w:rFonts w:ascii="Verdana" w:eastAsia="Times New Roman" w:hAnsi="Verdana" w:cs="Times New Roman"/>
                      <w:color w:val="313131"/>
                      <w:sz w:val="21"/>
                      <w:szCs w:val="21"/>
                      <w:lang w:val="en-GB" w:eastAsia="en-GB"/>
                    </w:rPr>
                  </w:rPrChange>
                </w:rPr>
                <w:t>+</w:t>
              </w:r>
              <w:r w:rsidR="00265428">
                <w:rPr>
                  <w:rFonts w:ascii="Verdana" w:eastAsia="Times New Roman" w:hAnsi="Verdana" w:cs="Times New Roman"/>
                  <w:color w:val="313131"/>
                  <w:sz w:val="21"/>
                  <w:szCs w:val="21"/>
                  <w:lang w:val="en-GB" w:eastAsia="en-GB"/>
                </w:rPr>
                <w:t xml:space="preserve"> b = 55</w:t>
              </w:r>
            </w:ins>
          </w:p>
        </w:tc>
      </w:tr>
      <w:tr w:rsidR="00265428" w:rsidRPr="00784147" w14:paraId="3A179661" w14:textId="77777777" w:rsidTr="00265428">
        <w:trPr>
          <w:ins w:id="616"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17"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8734DD3" w14:textId="6F8BC9A4" w:rsidR="00784147" w:rsidRPr="00784147" w:rsidRDefault="00265428" w:rsidP="00784147">
            <w:pPr>
              <w:spacing w:after="300" w:line="240" w:lineRule="auto"/>
              <w:rPr>
                <w:ins w:id="618" w:author="Tandon, Akshat" w:date="2017-05-29T10:03:00Z"/>
                <w:rFonts w:ascii="Verdana" w:eastAsia="Times New Roman" w:hAnsi="Verdana" w:cs="Times New Roman"/>
                <w:color w:val="313131"/>
                <w:sz w:val="21"/>
                <w:szCs w:val="21"/>
                <w:lang w:val="en-GB" w:eastAsia="en-GB"/>
              </w:rPr>
            </w:pPr>
            <w:ins w:id="619" w:author="Tandon, Akshat" w:date="2017-05-29T10:07:00Z">
              <w:r>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0"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A7D6DAB" w14:textId="0CD17ACF" w:rsidR="00784147" w:rsidRPr="00784147" w:rsidRDefault="00265428">
            <w:pPr>
              <w:spacing w:after="300" w:line="240" w:lineRule="auto"/>
              <w:rPr>
                <w:ins w:id="621" w:author="Tandon, Akshat" w:date="2017-05-29T10:03:00Z"/>
                <w:rFonts w:ascii="Verdana" w:eastAsia="Times New Roman" w:hAnsi="Verdana" w:cs="Times New Roman"/>
                <w:color w:val="313131"/>
                <w:sz w:val="21"/>
                <w:szCs w:val="21"/>
                <w:lang w:val="en-GB" w:eastAsia="en-GB"/>
              </w:rPr>
            </w:pPr>
            <w:ins w:id="622" w:author="Tandon, Akshat" w:date="2017-05-29T10:07:00Z">
              <w:r w:rsidRPr="00784147">
                <w:rPr>
                  <w:rFonts w:ascii="Verdana" w:eastAsia="Times New Roman" w:hAnsi="Verdana" w:cs="Times New Roman"/>
                  <w:color w:val="313131"/>
                  <w:sz w:val="21"/>
                  <w:szCs w:val="21"/>
                  <w:lang w:val="en-GB" w:eastAsia="en-GB"/>
                </w:rPr>
                <w:t>Subtraction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3"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8E5270A" w14:textId="211155D8" w:rsidR="00784147" w:rsidRPr="00784147" w:rsidRDefault="00265428" w:rsidP="00784147">
            <w:pPr>
              <w:spacing w:after="300" w:line="240" w:lineRule="auto"/>
              <w:rPr>
                <w:ins w:id="624" w:author="Tandon, Akshat" w:date="2017-05-29T10:03:00Z"/>
                <w:rFonts w:ascii="Verdana" w:eastAsia="Times New Roman" w:hAnsi="Verdana" w:cs="Times New Roman"/>
                <w:color w:val="313131"/>
                <w:sz w:val="21"/>
                <w:szCs w:val="21"/>
                <w:lang w:val="en-GB" w:eastAsia="en-GB"/>
              </w:rPr>
            </w:pPr>
            <w:ins w:id="625" w:author="Tandon, Akshat" w:date="2017-05-29T10:03:00Z">
              <w:r>
                <w:rPr>
                  <w:rFonts w:ascii="Verdana" w:eastAsia="Times New Roman" w:hAnsi="Verdana" w:cs="Times New Roman"/>
                  <w:color w:val="313131"/>
                  <w:sz w:val="21"/>
                  <w:szCs w:val="21"/>
                  <w:lang w:val="en-GB" w:eastAsia="en-GB"/>
                </w:rPr>
                <w:t>a – b = 12</w:t>
              </w:r>
            </w:ins>
          </w:p>
        </w:tc>
      </w:tr>
      <w:tr w:rsidR="00265428" w:rsidRPr="00784147" w14:paraId="579D35BF" w14:textId="77777777" w:rsidTr="00265428">
        <w:trPr>
          <w:ins w:id="626"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27"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5F0E8B9" w14:textId="02946681" w:rsidR="00784147" w:rsidRPr="00784147" w:rsidRDefault="00784147">
            <w:pPr>
              <w:spacing w:after="300" w:line="240" w:lineRule="auto"/>
              <w:rPr>
                <w:ins w:id="628" w:author="Tandon, Akshat" w:date="2017-05-29T10:03:00Z"/>
                <w:rFonts w:ascii="Verdana" w:eastAsia="Times New Roman" w:hAnsi="Verdana" w:cs="Times New Roman"/>
                <w:color w:val="313131"/>
                <w:sz w:val="21"/>
                <w:szCs w:val="21"/>
                <w:lang w:val="en-GB" w:eastAsia="en-GB"/>
              </w:rPr>
            </w:pPr>
            <w:ins w:id="629"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0"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61CC0BE" w14:textId="4E2ADEAD" w:rsidR="00784147" w:rsidRPr="00784147" w:rsidRDefault="00265428" w:rsidP="00784147">
            <w:pPr>
              <w:spacing w:after="300" w:line="240" w:lineRule="auto"/>
              <w:rPr>
                <w:ins w:id="631" w:author="Tandon, Akshat" w:date="2017-05-29T10:03:00Z"/>
                <w:rFonts w:ascii="Verdana" w:eastAsia="Times New Roman" w:hAnsi="Verdana" w:cs="Times New Roman"/>
                <w:color w:val="313131"/>
                <w:sz w:val="21"/>
                <w:szCs w:val="21"/>
                <w:lang w:val="en-GB" w:eastAsia="en-GB"/>
              </w:rPr>
            </w:pPr>
            <w:ins w:id="632" w:author="Tandon, Akshat" w:date="2017-05-29T10:07:00Z">
              <w:r w:rsidRPr="00784147">
                <w:rPr>
                  <w:rFonts w:ascii="Verdana" w:eastAsia="Times New Roman" w:hAnsi="Verdana" w:cs="Times New Roman"/>
                  <w:color w:val="313131"/>
                  <w:sz w:val="21"/>
                  <w:szCs w:val="21"/>
                  <w:lang w:val="en-GB" w:eastAsia="en-GB"/>
                </w:rPr>
                <w:t>Multiplication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3"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81B3A6D" w14:textId="5D0D8A90" w:rsidR="00784147" w:rsidRPr="00784147" w:rsidRDefault="00784147">
            <w:pPr>
              <w:spacing w:after="300" w:line="240" w:lineRule="auto"/>
              <w:rPr>
                <w:ins w:id="634" w:author="Tandon, Akshat" w:date="2017-05-29T10:03:00Z"/>
                <w:rFonts w:ascii="Verdana" w:eastAsia="Times New Roman" w:hAnsi="Verdana" w:cs="Times New Roman"/>
                <w:color w:val="313131"/>
                <w:sz w:val="21"/>
                <w:szCs w:val="21"/>
                <w:lang w:val="en-GB" w:eastAsia="en-GB"/>
              </w:rPr>
            </w:pPr>
            <w:ins w:id="635" w:author="Tandon, Akshat" w:date="2017-05-29T10:03:00Z">
              <w:r w:rsidRPr="00784147">
                <w:rPr>
                  <w:rFonts w:ascii="Verdana" w:eastAsia="Times New Roman" w:hAnsi="Verdana" w:cs="Times New Roman"/>
                  <w:color w:val="313131"/>
                  <w:sz w:val="21"/>
                  <w:szCs w:val="21"/>
                  <w:lang w:val="en-GB" w:eastAsia="en-GB"/>
                </w:rPr>
                <w:t xml:space="preserve">a * b = </w:t>
              </w:r>
            </w:ins>
            <w:ins w:id="636" w:author="Tandon, Akshat" w:date="2017-05-29T10:07:00Z">
              <w:r w:rsidR="00265428">
                <w:rPr>
                  <w:rFonts w:ascii="Verdana" w:eastAsia="Times New Roman" w:hAnsi="Verdana" w:cs="Times New Roman"/>
                  <w:color w:val="313131"/>
                  <w:sz w:val="21"/>
                  <w:szCs w:val="21"/>
                  <w:lang w:val="en-GB" w:eastAsia="en-GB"/>
                </w:rPr>
                <w:t>556</w:t>
              </w:r>
            </w:ins>
          </w:p>
        </w:tc>
      </w:tr>
      <w:tr w:rsidR="00265428" w:rsidRPr="00784147" w14:paraId="49078D92" w14:textId="77777777" w:rsidTr="00265428">
        <w:trPr>
          <w:ins w:id="637"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38"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523CB89" w14:textId="6B18B1C6" w:rsidR="00784147" w:rsidRPr="00784147" w:rsidRDefault="00784147">
            <w:pPr>
              <w:spacing w:after="300" w:line="240" w:lineRule="auto"/>
              <w:rPr>
                <w:ins w:id="639" w:author="Tandon, Akshat" w:date="2017-05-29T10:03:00Z"/>
                <w:rFonts w:ascii="Verdana" w:eastAsia="Times New Roman" w:hAnsi="Verdana" w:cs="Times New Roman"/>
                <w:color w:val="313131"/>
                <w:sz w:val="21"/>
                <w:szCs w:val="21"/>
                <w:lang w:val="en-GB" w:eastAsia="en-GB"/>
              </w:rPr>
            </w:pPr>
            <w:ins w:id="640"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41"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94416DF" w14:textId="2A6795EF" w:rsidR="00784147" w:rsidRPr="00784147" w:rsidRDefault="00265428" w:rsidP="00784147">
            <w:pPr>
              <w:spacing w:after="300" w:line="240" w:lineRule="auto"/>
              <w:rPr>
                <w:ins w:id="642" w:author="Tandon, Akshat" w:date="2017-05-29T10:03:00Z"/>
                <w:rFonts w:ascii="Verdana" w:eastAsia="Times New Roman" w:hAnsi="Verdana" w:cs="Times New Roman"/>
                <w:color w:val="313131"/>
                <w:sz w:val="21"/>
                <w:szCs w:val="21"/>
                <w:lang w:val="en-GB" w:eastAsia="en-GB"/>
              </w:rPr>
            </w:pPr>
            <w:ins w:id="643" w:author="Tandon, Akshat" w:date="2017-05-29T10:07:00Z">
              <w:r w:rsidRPr="00784147">
                <w:rPr>
                  <w:rFonts w:ascii="Verdana" w:eastAsia="Times New Roman" w:hAnsi="Verdana" w:cs="Times New Roman"/>
                  <w:color w:val="313131"/>
                  <w:sz w:val="21"/>
                  <w:szCs w:val="21"/>
                  <w:lang w:val="en-GB" w:eastAsia="en-GB"/>
                </w:rPr>
                <w:t>Division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44"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142E2329" w14:textId="6E7E5C22" w:rsidR="00784147" w:rsidRPr="00784147" w:rsidRDefault="00265428" w:rsidP="00784147">
            <w:pPr>
              <w:spacing w:after="300" w:line="240" w:lineRule="auto"/>
              <w:rPr>
                <w:ins w:id="645" w:author="Tandon, Akshat" w:date="2017-05-29T10:03:00Z"/>
                <w:rFonts w:ascii="Verdana" w:eastAsia="Times New Roman" w:hAnsi="Verdana" w:cs="Times New Roman"/>
                <w:color w:val="313131"/>
                <w:sz w:val="21"/>
                <w:szCs w:val="21"/>
                <w:lang w:val="en-GB" w:eastAsia="en-GB"/>
              </w:rPr>
            </w:pPr>
            <w:ins w:id="646" w:author="Tandon, Akshat" w:date="2017-05-29T10:03:00Z">
              <w:r>
                <w:rPr>
                  <w:rFonts w:ascii="Verdana" w:eastAsia="Times New Roman" w:hAnsi="Verdana" w:cs="Times New Roman"/>
                  <w:color w:val="313131"/>
                  <w:sz w:val="21"/>
                  <w:szCs w:val="21"/>
                  <w:lang w:val="en-GB" w:eastAsia="en-GB"/>
                </w:rPr>
                <w:t>a / b</w:t>
              </w:r>
              <w:r w:rsidR="00784147" w:rsidRPr="00784147">
                <w:rPr>
                  <w:rFonts w:ascii="Verdana" w:eastAsia="Times New Roman" w:hAnsi="Verdana" w:cs="Times New Roman"/>
                  <w:color w:val="313131"/>
                  <w:sz w:val="21"/>
                  <w:szCs w:val="21"/>
                  <w:lang w:val="en-GB" w:eastAsia="en-GB"/>
                </w:rPr>
                <w:t xml:space="preserve"> = </w:t>
              </w:r>
              <w:r>
                <w:rPr>
                  <w:rFonts w:ascii="Verdana" w:eastAsia="Times New Roman" w:hAnsi="Verdana" w:cs="Times New Roman"/>
                  <w:color w:val="313131"/>
                  <w:sz w:val="21"/>
                  <w:szCs w:val="21"/>
                  <w:lang w:val="en-GB" w:eastAsia="en-GB"/>
                </w:rPr>
                <w:t>45</w:t>
              </w:r>
            </w:ins>
          </w:p>
        </w:tc>
      </w:tr>
      <w:tr w:rsidR="00265428" w:rsidRPr="00784147" w14:paraId="2E7B6367" w14:textId="77777777" w:rsidTr="00265428">
        <w:trPr>
          <w:ins w:id="647"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48"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1CF044A" w14:textId="5D6BFD34" w:rsidR="00784147" w:rsidRPr="00784147" w:rsidRDefault="00784147">
            <w:pPr>
              <w:spacing w:after="300" w:line="240" w:lineRule="auto"/>
              <w:rPr>
                <w:ins w:id="649" w:author="Tandon, Akshat" w:date="2017-05-29T10:03:00Z"/>
                <w:rFonts w:ascii="Verdana" w:eastAsia="Times New Roman" w:hAnsi="Verdana" w:cs="Times New Roman"/>
                <w:color w:val="313131"/>
                <w:sz w:val="21"/>
                <w:szCs w:val="21"/>
                <w:lang w:val="en-GB" w:eastAsia="en-GB"/>
              </w:rPr>
            </w:pPr>
            <w:ins w:id="650" w:author="Tandon, Akshat" w:date="2017-05-29T10:03:00Z">
              <w:r w:rsidRPr="00784147">
                <w:rPr>
                  <w:rFonts w:ascii="Verdana" w:eastAsia="Times New Roman" w:hAnsi="Verdana" w:cs="Times New Roman"/>
                  <w:color w:val="313131"/>
                  <w:sz w:val="21"/>
                  <w:szCs w:val="21"/>
                  <w:lang w:val="en-GB" w:eastAsia="en-GB"/>
                </w:rPr>
                <w:t xml:space="preserve">% </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1"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DE45417" w14:textId="4800DD36" w:rsidR="00784147" w:rsidRPr="00784147" w:rsidRDefault="00265428" w:rsidP="00784147">
            <w:pPr>
              <w:spacing w:after="300" w:line="240" w:lineRule="auto"/>
              <w:rPr>
                <w:ins w:id="652" w:author="Tandon, Akshat" w:date="2017-05-29T10:03:00Z"/>
                <w:rFonts w:ascii="Verdana" w:eastAsia="Times New Roman" w:hAnsi="Verdana" w:cs="Times New Roman"/>
                <w:color w:val="313131"/>
                <w:sz w:val="21"/>
                <w:szCs w:val="21"/>
                <w:lang w:val="en-GB" w:eastAsia="en-GB"/>
              </w:rPr>
            </w:pPr>
            <w:ins w:id="653" w:author="Tandon, Akshat" w:date="2017-05-29T10:07:00Z">
              <w:r w:rsidRPr="00784147">
                <w:rPr>
                  <w:rFonts w:ascii="Verdana" w:eastAsia="Times New Roman" w:hAnsi="Verdana" w:cs="Times New Roman"/>
                  <w:color w:val="313131"/>
                  <w:sz w:val="21"/>
                  <w:szCs w:val="21"/>
                  <w:lang w:val="en-GB" w:eastAsia="en-GB"/>
                </w:rPr>
                <w:t>Modulus</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4"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B7ABB96" w14:textId="77777777" w:rsidR="00784147" w:rsidRPr="00784147" w:rsidRDefault="00784147" w:rsidP="00784147">
            <w:pPr>
              <w:spacing w:after="300" w:line="240" w:lineRule="auto"/>
              <w:rPr>
                <w:ins w:id="655" w:author="Tandon, Akshat" w:date="2017-05-29T10:03:00Z"/>
                <w:rFonts w:ascii="Verdana" w:eastAsia="Times New Roman" w:hAnsi="Verdana" w:cs="Times New Roman"/>
                <w:color w:val="313131"/>
                <w:sz w:val="21"/>
                <w:szCs w:val="21"/>
                <w:lang w:val="en-GB" w:eastAsia="en-GB"/>
              </w:rPr>
            </w:pPr>
            <w:ins w:id="656" w:author="Tandon, Akshat" w:date="2017-05-29T10:03:00Z">
              <w:r w:rsidRPr="00784147">
                <w:rPr>
                  <w:rFonts w:ascii="Verdana" w:eastAsia="Times New Roman" w:hAnsi="Verdana" w:cs="Times New Roman"/>
                  <w:color w:val="313131"/>
                  <w:sz w:val="21"/>
                  <w:szCs w:val="21"/>
                  <w:lang w:val="en-GB" w:eastAsia="en-GB"/>
                </w:rPr>
                <w:t>b % a = 0</w:t>
              </w:r>
            </w:ins>
          </w:p>
        </w:tc>
      </w:tr>
      <w:tr w:rsidR="00265428" w:rsidRPr="00784147" w14:paraId="5061DC39" w14:textId="77777777" w:rsidTr="00265428">
        <w:trPr>
          <w:ins w:id="657"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58"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EA12E46" w14:textId="78CC62F2" w:rsidR="00784147" w:rsidRPr="00784147" w:rsidRDefault="00784147">
            <w:pPr>
              <w:spacing w:after="300" w:line="240" w:lineRule="auto"/>
              <w:rPr>
                <w:ins w:id="659" w:author="Tandon, Akshat" w:date="2017-05-29T10:03:00Z"/>
                <w:rFonts w:ascii="Verdana" w:eastAsia="Times New Roman" w:hAnsi="Verdana" w:cs="Times New Roman"/>
                <w:color w:val="313131"/>
                <w:sz w:val="21"/>
                <w:szCs w:val="21"/>
                <w:lang w:val="en-GB" w:eastAsia="en-GB"/>
              </w:rPr>
            </w:pPr>
            <w:ins w:id="660" w:author="Tandon, Akshat" w:date="2017-05-29T10:03:00Z">
              <w:r w:rsidRPr="00784147">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1"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187914B0" w14:textId="218847BC" w:rsidR="00784147" w:rsidRPr="00784147" w:rsidRDefault="00265428" w:rsidP="00784147">
            <w:pPr>
              <w:spacing w:after="300" w:line="240" w:lineRule="auto"/>
              <w:rPr>
                <w:ins w:id="662" w:author="Tandon, Akshat" w:date="2017-05-29T10:03:00Z"/>
                <w:rFonts w:ascii="Verdana" w:eastAsia="Times New Roman" w:hAnsi="Verdana" w:cs="Times New Roman"/>
                <w:color w:val="313131"/>
                <w:sz w:val="21"/>
                <w:szCs w:val="21"/>
                <w:lang w:val="en-GB" w:eastAsia="en-GB"/>
              </w:rPr>
            </w:pPr>
            <w:ins w:id="663" w:author="Tandon, Akshat" w:date="2017-05-29T10:07:00Z">
              <w:r w:rsidRPr="00784147">
                <w:rPr>
                  <w:rFonts w:ascii="Verdana" w:eastAsia="Times New Roman" w:hAnsi="Verdana" w:cs="Times New Roman"/>
                  <w:color w:val="313131"/>
                  <w:sz w:val="21"/>
                  <w:szCs w:val="21"/>
                  <w:lang w:val="en-GB" w:eastAsia="en-GB"/>
                </w:rPr>
                <w:t>Exponent</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4"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81B74EF" w14:textId="77777777" w:rsidR="00784147" w:rsidRPr="00784147" w:rsidRDefault="00784147" w:rsidP="00784147">
            <w:pPr>
              <w:spacing w:after="300" w:line="240" w:lineRule="auto"/>
              <w:rPr>
                <w:ins w:id="665" w:author="Tandon, Akshat" w:date="2017-05-29T10:03:00Z"/>
                <w:rFonts w:ascii="Verdana" w:eastAsia="Times New Roman" w:hAnsi="Verdana" w:cs="Times New Roman"/>
                <w:color w:val="313131"/>
                <w:sz w:val="21"/>
                <w:szCs w:val="21"/>
                <w:lang w:val="en-GB" w:eastAsia="en-GB"/>
              </w:rPr>
            </w:pPr>
            <w:ins w:id="666" w:author="Tandon, Akshat" w:date="2017-05-29T10:03:00Z">
              <w:r w:rsidRPr="00784147">
                <w:rPr>
                  <w:rFonts w:ascii="Verdana" w:eastAsia="Times New Roman" w:hAnsi="Verdana" w:cs="Times New Roman"/>
                  <w:color w:val="313131"/>
                  <w:sz w:val="21"/>
                  <w:szCs w:val="21"/>
                  <w:lang w:val="en-GB" w:eastAsia="en-GB"/>
                </w:rPr>
                <w:t>a**b =10 to the power 20</w:t>
              </w:r>
            </w:ins>
          </w:p>
        </w:tc>
      </w:tr>
      <w:tr w:rsidR="00265428" w:rsidRPr="00784147" w14:paraId="644CB346" w14:textId="77777777" w:rsidTr="00265428">
        <w:trPr>
          <w:ins w:id="667" w:author="Tandon, Akshat" w:date="2017-05-29T10:03: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68"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54A6A05" w14:textId="77777777" w:rsidR="00784147" w:rsidRPr="00784147" w:rsidRDefault="00784147" w:rsidP="00784147">
            <w:pPr>
              <w:spacing w:after="300" w:line="240" w:lineRule="auto"/>
              <w:rPr>
                <w:ins w:id="669" w:author="Tandon, Akshat" w:date="2017-05-29T10:03:00Z"/>
                <w:rFonts w:ascii="Verdana" w:eastAsia="Times New Roman" w:hAnsi="Verdana" w:cs="Times New Roman"/>
                <w:color w:val="313131"/>
                <w:sz w:val="21"/>
                <w:szCs w:val="21"/>
                <w:lang w:val="en-GB" w:eastAsia="en-GB"/>
              </w:rPr>
            </w:pPr>
            <w:ins w:id="670" w:author="Tandon, Akshat" w:date="2017-05-29T10:03:00Z">
              <w:r w:rsidRPr="00784147">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1"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2D23090" w14:textId="4D4AA5A5" w:rsidR="00784147" w:rsidRPr="00784147" w:rsidRDefault="00784147">
            <w:pPr>
              <w:spacing w:after="300" w:line="240" w:lineRule="auto"/>
              <w:rPr>
                <w:ins w:id="672" w:author="Tandon, Akshat" w:date="2017-05-29T10:03:00Z"/>
                <w:rFonts w:ascii="Verdana" w:eastAsia="Times New Roman" w:hAnsi="Verdana" w:cs="Times New Roman"/>
                <w:color w:val="313131"/>
                <w:sz w:val="21"/>
                <w:szCs w:val="21"/>
                <w:lang w:val="en-GB" w:eastAsia="en-GB"/>
              </w:rPr>
            </w:pPr>
            <w:ins w:id="673" w:author="Tandon, Akshat" w:date="2017-05-29T10:03:00Z">
              <w:r w:rsidRPr="00784147">
                <w:rPr>
                  <w:rFonts w:ascii="Verdana" w:eastAsia="Times New Roman" w:hAnsi="Verdana" w:cs="Times New Roman"/>
                  <w:color w:val="313131"/>
                  <w:sz w:val="21"/>
                  <w:szCs w:val="21"/>
                  <w:lang w:val="en-GB" w:eastAsia="en-GB"/>
                </w:rPr>
                <w:t xml:space="preserve">Floor Division </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4"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49DC99E" w14:textId="70588134" w:rsidR="00784147" w:rsidRPr="00784147" w:rsidRDefault="00784147">
            <w:pPr>
              <w:spacing w:after="300" w:line="240" w:lineRule="auto"/>
              <w:rPr>
                <w:ins w:id="675" w:author="Tandon, Akshat" w:date="2017-05-29T10:03:00Z"/>
                <w:rFonts w:ascii="Verdana" w:eastAsia="Times New Roman" w:hAnsi="Verdana" w:cs="Times New Roman"/>
                <w:color w:val="313131"/>
                <w:sz w:val="21"/>
                <w:szCs w:val="21"/>
                <w:lang w:val="en-GB" w:eastAsia="en-GB"/>
              </w:rPr>
            </w:pPr>
            <w:ins w:id="676" w:author="Tandon, Akshat" w:date="2017-05-29T10:03:00Z">
              <w:r w:rsidRPr="00784147">
                <w:rPr>
                  <w:rFonts w:ascii="Verdana" w:eastAsia="Times New Roman" w:hAnsi="Verdana" w:cs="Times New Roman"/>
                  <w:color w:val="313131"/>
                  <w:sz w:val="21"/>
                  <w:szCs w:val="21"/>
                  <w:lang w:val="en-GB" w:eastAsia="en-GB"/>
                </w:rPr>
                <w:t xml:space="preserve">9//2 = 4 </w:t>
              </w:r>
              <w:r w:rsidR="001058E3">
                <w:rPr>
                  <w:rFonts w:ascii="Verdana" w:eastAsia="Times New Roman" w:hAnsi="Verdana" w:cs="Times New Roman"/>
                  <w:color w:val="313131"/>
                  <w:sz w:val="21"/>
                  <w:szCs w:val="21"/>
                  <w:lang w:val="en-GB" w:eastAsia="en-GB"/>
                </w:rPr>
                <w:t>and 9.0//2.0 = 4.0, -11//3 = -4</w:t>
              </w:r>
            </w:ins>
          </w:p>
        </w:tc>
      </w:tr>
      <w:tr w:rsidR="00265428" w:rsidRPr="00265428" w14:paraId="5AAFE66B" w14:textId="77777777" w:rsidTr="00265428">
        <w:trPr>
          <w:ins w:id="677"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78"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2A88E8C3" w14:textId="77777777" w:rsidR="00265428" w:rsidRPr="00265428" w:rsidRDefault="00265428" w:rsidP="00265428">
            <w:pPr>
              <w:spacing w:after="300" w:line="240" w:lineRule="auto"/>
              <w:rPr>
                <w:ins w:id="679" w:author="Tandon, Akshat" w:date="2017-05-29T10:06:00Z"/>
                <w:rFonts w:ascii="Verdana" w:eastAsia="Times New Roman" w:hAnsi="Verdana" w:cs="Times New Roman"/>
                <w:color w:val="313131"/>
                <w:sz w:val="21"/>
                <w:szCs w:val="21"/>
                <w:lang w:val="en-GB" w:eastAsia="en-GB"/>
              </w:rPr>
            </w:pPr>
            <w:ins w:id="680" w:author="Tandon, Akshat" w:date="2017-05-29T10:06:00Z">
              <w:r w:rsidRPr="00265428">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1"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61564998" w14:textId="7A5CF2C4" w:rsidR="00265428" w:rsidRPr="00265428" w:rsidRDefault="00265428" w:rsidP="00265428">
            <w:pPr>
              <w:spacing w:after="300" w:line="240" w:lineRule="auto"/>
              <w:rPr>
                <w:ins w:id="682" w:author="Tandon, Akshat" w:date="2017-05-29T10:06:00Z"/>
                <w:rFonts w:ascii="Verdana" w:eastAsia="Times New Roman" w:hAnsi="Verdana" w:cs="Times New Roman"/>
                <w:color w:val="313131"/>
                <w:sz w:val="21"/>
                <w:szCs w:val="21"/>
                <w:lang w:val="en-GB" w:eastAsia="en-GB"/>
              </w:rPr>
            </w:pPr>
            <w:ins w:id="683" w:author="Tandon, Akshat" w:date="2017-05-29T10:08:00Z">
              <w:r>
                <w:rPr>
                  <w:rFonts w:ascii="Verdana" w:eastAsia="Times New Roman" w:hAnsi="Verdana" w:cs="Times New Roman"/>
                  <w:color w:val="313131"/>
                  <w:sz w:val="21"/>
                  <w:szCs w:val="21"/>
                  <w:lang w:val="en-GB" w:eastAsia="en-GB"/>
                </w:rPr>
                <w:t>equivalence</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84"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652345E" w14:textId="77777777" w:rsidR="00265428" w:rsidRPr="00265428" w:rsidRDefault="00265428" w:rsidP="00265428">
            <w:pPr>
              <w:spacing w:after="300" w:line="240" w:lineRule="auto"/>
              <w:rPr>
                <w:ins w:id="685" w:author="Tandon, Akshat" w:date="2017-05-29T10:06:00Z"/>
                <w:rFonts w:ascii="Verdana" w:eastAsia="Times New Roman" w:hAnsi="Verdana" w:cs="Times New Roman"/>
                <w:color w:val="313131"/>
                <w:sz w:val="21"/>
                <w:szCs w:val="21"/>
                <w:lang w:val="en-GB" w:eastAsia="en-GB"/>
              </w:rPr>
            </w:pPr>
            <w:ins w:id="686" w:author="Tandon, Akshat" w:date="2017-05-29T10:06:00Z">
              <w:r w:rsidRPr="00265428">
                <w:rPr>
                  <w:rFonts w:ascii="Verdana" w:eastAsia="Times New Roman" w:hAnsi="Verdana" w:cs="Times New Roman"/>
                  <w:color w:val="313131"/>
                  <w:sz w:val="21"/>
                  <w:szCs w:val="21"/>
                  <w:lang w:val="en-GB" w:eastAsia="en-GB"/>
                </w:rPr>
                <w:t>(a == b) is not true.</w:t>
              </w:r>
            </w:ins>
          </w:p>
        </w:tc>
      </w:tr>
      <w:tr w:rsidR="00265428" w:rsidRPr="00265428" w14:paraId="7CDA202B" w14:textId="77777777" w:rsidTr="00265428">
        <w:trPr>
          <w:ins w:id="687"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2782C5" w14:textId="77777777" w:rsidR="00265428" w:rsidRPr="00265428" w:rsidRDefault="00265428" w:rsidP="00265428">
            <w:pPr>
              <w:spacing w:after="300" w:line="240" w:lineRule="auto"/>
              <w:rPr>
                <w:ins w:id="688" w:author="Tandon, Akshat" w:date="2017-05-29T10:06:00Z"/>
                <w:rFonts w:ascii="Verdana" w:eastAsia="Times New Roman" w:hAnsi="Verdana" w:cs="Times New Roman"/>
                <w:color w:val="313131"/>
                <w:sz w:val="21"/>
                <w:szCs w:val="21"/>
                <w:lang w:val="en-GB" w:eastAsia="en-GB"/>
              </w:rPr>
            </w:pPr>
            <w:ins w:id="689" w:author="Tandon, Akshat" w:date="2017-05-29T10:06:00Z">
              <w:r w:rsidRPr="00265428">
                <w:rPr>
                  <w:rFonts w:ascii="Verdana" w:eastAsia="Times New Roman" w:hAnsi="Verdana" w:cs="Times New Roman"/>
                  <w:color w:val="313131"/>
                  <w:sz w:val="21"/>
                  <w:szCs w:val="21"/>
                  <w:lang w:val="en-GB" w:eastAsia="en-GB"/>
                </w:rPr>
                <w: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0889F" w14:textId="2EDDA61E" w:rsidR="00265428" w:rsidRPr="00265428" w:rsidRDefault="00265428" w:rsidP="00265428">
            <w:pPr>
              <w:spacing w:after="300" w:line="240" w:lineRule="auto"/>
              <w:rPr>
                <w:ins w:id="690" w:author="Tandon, Akshat" w:date="2017-05-29T10:06:00Z"/>
                <w:rFonts w:ascii="Verdana" w:eastAsia="Times New Roman" w:hAnsi="Verdana" w:cs="Times New Roman"/>
                <w:color w:val="313131"/>
                <w:sz w:val="21"/>
                <w:szCs w:val="21"/>
                <w:lang w:val="en-GB" w:eastAsia="en-GB"/>
              </w:rPr>
            </w:pPr>
            <w:ins w:id="691" w:author="Tandon, Akshat" w:date="2017-05-29T10:08:00Z">
              <w:r>
                <w:rPr>
                  <w:rFonts w:ascii="Verdana" w:eastAsia="Times New Roman" w:hAnsi="Verdana" w:cs="Times New Roman"/>
                  <w:color w:val="313131"/>
                  <w:sz w:val="21"/>
                  <w:szCs w:val="21"/>
                  <w:lang w:val="en-GB" w:eastAsia="en-GB"/>
                </w:rPr>
                <w:t>Not equal</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6196C" w14:textId="4217308C" w:rsidR="00265428" w:rsidRPr="00265428" w:rsidRDefault="00265428">
            <w:pPr>
              <w:spacing w:after="300" w:line="240" w:lineRule="auto"/>
              <w:rPr>
                <w:ins w:id="692" w:author="Tandon, Akshat" w:date="2017-05-29T10:06:00Z"/>
                <w:rFonts w:ascii="Verdana" w:eastAsia="Times New Roman" w:hAnsi="Verdana" w:cs="Times New Roman"/>
                <w:color w:val="313131"/>
                <w:sz w:val="21"/>
                <w:szCs w:val="21"/>
                <w:lang w:val="en-GB" w:eastAsia="en-GB"/>
              </w:rPr>
            </w:pPr>
            <w:ins w:id="693" w:author="Tandon, Akshat" w:date="2017-05-29T10:09:00Z">
              <w:r>
                <w:rPr>
                  <w:rFonts w:ascii="Verdana" w:eastAsia="Times New Roman" w:hAnsi="Verdana" w:cs="Times New Roman"/>
                  <w:color w:val="313131"/>
                  <w:sz w:val="21"/>
                  <w:szCs w:val="21"/>
                  <w:lang w:val="en-GB" w:eastAsia="en-GB"/>
                </w:rPr>
                <w:t>(</w:t>
              </w:r>
              <w:proofErr w:type="gramStart"/>
              <w:r>
                <w:rPr>
                  <w:rFonts w:ascii="Verdana" w:eastAsia="Times New Roman" w:hAnsi="Verdana" w:cs="Times New Roman"/>
                  <w:color w:val="313131"/>
                  <w:sz w:val="21"/>
                  <w:szCs w:val="21"/>
                  <w:lang w:val="en-GB" w:eastAsia="en-GB"/>
                </w:rPr>
                <w:t>a !</w:t>
              </w:r>
              <w:proofErr w:type="gramEnd"/>
              <w:r w:rsidRPr="00265428">
                <w:rPr>
                  <w:rFonts w:ascii="Verdana" w:eastAsia="Times New Roman" w:hAnsi="Verdana" w:cs="Times New Roman"/>
                  <w:color w:val="313131"/>
                  <w:sz w:val="21"/>
                  <w:szCs w:val="21"/>
                  <w:lang w:val="en-GB" w:eastAsia="en-GB"/>
                </w:rPr>
                <w:t>= b) is true.</w:t>
              </w:r>
            </w:ins>
          </w:p>
        </w:tc>
      </w:tr>
      <w:tr w:rsidR="00265428" w:rsidRPr="00265428" w14:paraId="7A84E352" w14:textId="77777777" w:rsidTr="00265428">
        <w:trPr>
          <w:ins w:id="694"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95"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7110CF4" w14:textId="77777777" w:rsidR="00265428" w:rsidRPr="00265428" w:rsidRDefault="00265428" w:rsidP="00265428">
            <w:pPr>
              <w:spacing w:after="300" w:line="240" w:lineRule="auto"/>
              <w:rPr>
                <w:ins w:id="696" w:author="Tandon, Akshat" w:date="2017-05-29T10:06:00Z"/>
                <w:rFonts w:ascii="Verdana" w:eastAsia="Times New Roman" w:hAnsi="Verdana" w:cs="Times New Roman"/>
                <w:color w:val="313131"/>
                <w:sz w:val="21"/>
                <w:szCs w:val="21"/>
                <w:lang w:val="en-GB" w:eastAsia="en-GB"/>
              </w:rPr>
            </w:pPr>
            <w:ins w:id="697" w:author="Tandon, Akshat" w:date="2017-05-29T10:06:00Z">
              <w:r w:rsidRPr="00265428">
                <w:rPr>
                  <w:rFonts w:ascii="Verdana" w:eastAsia="Times New Roman" w:hAnsi="Verdana" w:cs="Times New Roman"/>
                  <w:color w:val="313131"/>
                  <w:sz w:val="21"/>
                  <w:szCs w:val="21"/>
                  <w:lang w:val="en-GB" w:eastAsia="en-GB"/>
                </w:rPr>
                <w:t>&gt;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698"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42AC5E1" w14:textId="485E68E8" w:rsidR="00265428" w:rsidRPr="00265428" w:rsidRDefault="00265428" w:rsidP="00265428">
            <w:pPr>
              <w:spacing w:after="300" w:line="240" w:lineRule="auto"/>
              <w:rPr>
                <w:ins w:id="699" w:author="Tandon, Akshat" w:date="2017-05-29T10:06:00Z"/>
                <w:rFonts w:ascii="Verdana" w:eastAsia="Times New Roman" w:hAnsi="Verdana" w:cs="Times New Roman"/>
                <w:color w:val="313131"/>
                <w:sz w:val="21"/>
                <w:szCs w:val="21"/>
                <w:lang w:val="en-GB" w:eastAsia="en-GB"/>
              </w:rPr>
            </w:pPr>
            <w:ins w:id="700" w:author="Tandon, Akshat" w:date="2017-05-29T10:09:00Z">
              <w:r>
                <w:rPr>
                  <w:rFonts w:ascii="Verdana" w:eastAsia="Times New Roman" w:hAnsi="Verdana" w:cs="Times New Roman"/>
                  <w:color w:val="313131"/>
                  <w:sz w:val="21"/>
                  <w:szCs w:val="21"/>
                  <w:lang w:val="en-GB" w:eastAsia="en-GB"/>
                </w:rPr>
                <w:t>Greater than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01"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7F62F64" w14:textId="77777777" w:rsidR="00265428" w:rsidRPr="00265428" w:rsidRDefault="00265428" w:rsidP="00265428">
            <w:pPr>
              <w:spacing w:after="300" w:line="240" w:lineRule="auto"/>
              <w:rPr>
                <w:ins w:id="702" w:author="Tandon, Akshat" w:date="2017-05-29T10:06:00Z"/>
                <w:rFonts w:ascii="Verdana" w:eastAsia="Times New Roman" w:hAnsi="Verdana" w:cs="Times New Roman"/>
                <w:color w:val="313131"/>
                <w:sz w:val="21"/>
                <w:szCs w:val="21"/>
                <w:lang w:val="en-GB" w:eastAsia="en-GB"/>
              </w:rPr>
            </w:pPr>
            <w:ins w:id="703" w:author="Tandon, Akshat" w:date="2017-05-29T10:06:00Z">
              <w:r w:rsidRPr="00265428">
                <w:rPr>
                  <w:rFonts w:ascii="Verdana" w:eastAsia="Times New Roman" w:hAnsi="Verdana" w:cs="Times New Roman"/>
                  <w:color w:val="313131"/>
                  <w:sz w:val="21"/>
                  <w:szCs w:val="21"/>
                  <w:lang w:val="en-GB" w:eastAsia="en-GB"/>
                </w:rPr>
                <w:t>(a &gt; b) is not true.</w:t>
              </w:r>
            </w:ins>
          </w:p>
        </w:tc>
      </w:tr>
      <w:tr w:rsidR="00265428" w:rsidRPr="00265428" w14:paraId="5E855905" w14:textId="77777777" w:rsidTr="00265428">
        <w:trPr>
          <w:ins w:id="704"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05"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711B261" w14:textId="77777777" w:rsidR="00265428" w:rsidRPr="00265428" w:rsidRDefault="00265428" w:rsidP="00265428">
            <w:pPr>
              <w:spacing w:after="300" w:line="240" w:lineRule="auto"/>
              <w:rPr>
                <w:ins w:id="706" w:author="Tandon, Akshat" w:date="2017-05-29T10:06:00Z"/>
                <w:rFonts w:ascii="Verdana" w:eastAsia="Times New Roman" w:hAnsi="Verdana" w:cs="Times New Roman"/>
                <w:color w:val="313131"/>
                <w:sz w:val="21"/>
                <w:szCs w:val="21"/>
                <w:lang w:val="en-GB" w:eastAsia="en-GB"/>
              </w:rPr>
            </w:pPr>
            <w:ins w:id="707" w:author="Tandon, Akshat" w:date="2017-05-29T10:06:00Z">
              <w:r w:rsidRPr="00265428">
                <w:rPr>
                  <w:rFonts w:ascii="Verdana" w:eastAsia="Times New Roman" w:hAnsi="Verdana" w:cs="Times New Roman"/>
                  <w:color w:val="313131"/>
                  <w:sz w:val="21"/>
                  <w:szCs w:val="21"/>
                  <w:lang w:val="en-GB" w:eastAsia="en-GB"/>
                </w:rPr>
                <w:t>&lt;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08"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5CF51B2A" w14:textId="4CAE4E4C" w:rsidR="00265428" w:rsidRPr="00265428" w:rsidRDefault="00265428" w:rsidP="00265428">
            <w:pPr>
              <w:spacing w:after="300" w:line="240" w:lineRule="auto"/>
              <w:rPr>
                <w:ins w:id="709" w:author="Tandon, Akshat" w:date="2017-05-29T10:06:00Z"/>
                <w:rFonts w:ascii="Verdana" w:eastAsia="Times New Roman" w:hAnsi="Verdana" w:cs="Times New Roman"/>
                <w:color w:val="313131"/>
                <w:sz w:val="21"/>
                <w:szCs w:val="21"/>
                <w:lang w:val="en-GB" w:eastAsia="en-GB"/>
              </w:rPr>
            </w:pPr>
            <w:ins w:id="710" w:author="Tandon, Akshat" w:date="2017-05-29T10:09:00Z">
              <w:r>
                <w:rPr>
                  <w:rFonts w:ascii="Verdana" w:eastAsia="Times New Roman" w:hAnsi="Verdana" w:cs="Times New Roman"/>
                  <w:color w:val="313131"/>
                  <w:sz w:val="21"/>
                  <w:szCs w:val="21"/>
                  <w:lang w:val="en-GB" w:eastAsia="en-GB"/>
                </w:rPr>
                <w:t>Less than</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11"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421FF1A0" w14:textId="77777777" w:rsidR="00265428" w:rsidRPr="00265428" w:rsidRDefault="00265428" w:rsidP="00265428">
            <w:pPr>
              <w:spacing w:after="300" w:line="240" w:lineRule="auto"/>
              <w:rPr>
                <w:ins w:id="712" w:author="Tandon, Akshat" w:date="2017-05-29T10:06:00Z"/>
                <w:rFonts w:ascii="Verdana" w:eastAsia="Times New Roman" w:hAnsi="Verdana" w:cs="Times New Roman"/>
                <w:color w:val="313131"/>
                <w:sz w:val="21"/>
                <w:szCs w:val="21"/>
                <w:lang w:val="en-GB" w:eastAsia="en-GB"/>
              </w:rPr>
            </w:pPr>
            <w:ins w:id="713" w:author="Tandon, Akshat" w:date="2017-05-29T10:06:00Z">
              <w:r w:rsidRPr="00265428">
                <w:rPr>
                  <w:rFonts w:ascii="Verdana" w:eastAsia="Times New Roman" w:hAnsi="Verdana" w:cs="Times New Roman"/>
                  <w:color w:val="313131"/>
                  <w:sz w:val="21"/>
                  <w:szCs w:val="21"/>
                  <w:lang w:val="en-GB" w:eastAsia="en-GB"/>
                </w:rPr>
                <w:t>(a &lt; b) is true.</w:t>
              </w:r>
            </w:ins>
          </w:p>
        </w:tc>
      </w:tr>
      <w:tr w:rsidR="00265428" w:rsidRPr="00265428" w14:paraId="7902AC3C" w14:textId="77777777" w:rsidTr="00265428">
        <w:trPr>
          <w:ins w:id="714"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15"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CB5031D" w14:textId="77777777" w:rsidR="00265428" w:rsidRPr="00265428" w:rsidRDefault="00265428" w:rsidP="00265428">
            <w:pPr>
              <w:spacing w:after="300" w:line="240" w:lineRule="auto"/>
              <w:rPr>
                <w:ins w:id="716" w:author="Tandon, Akshat" w:date="2017-05-29T10:06:00Z"/>
                <w:rFonts w:ascii="Verdana" w:eastAsia="Times New Roman" w:hAnsi="Verdana" w:cs="Times New Roman"/>
                <w:color w:val="313131"/>
                <w:sz w:val="21"/>
                <w:szCs w:val="21"/>
                <w:lang w:val="en-GB" w:eastAsia="en-GB"/>
              </w:rPr>
            </w:pPr>
            <w:ins w:id="717" w:author="Tandon, Akshat" w:date="2017-05-29T10:06:00Z">
              <w:r w:rsidRPr="00265428">
                <w:rPr>
                  <w:rFonts w:ascii="Verdana" w:eastAsia="Times New Roman" w:hAnsi="Verdana" w:cs="Times New Roman"/>
                  <w:color w:val="313131"/>
                  <w:sz w:val="21"/>
                  <w:szCs w:val="21"/>
                  <w:lang w:val="en-GB" w:eastAsia="en-GB"/>
                </w:rPr>
                <w:t>&gt;=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18"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7453167" w14:textId="2201193D" w:rsidR="00265428" w:rsidRPr="00265428" w:rsidRDefault="00265428" w:rsidP="00265428">
            <w:pPr>
              <w:spacing w:after="300" w:line="240" w:lineRule="auto"/>
              <w:rPr>
                <w:ins w:id="719" w:author="Tandon, Akshat" w:date="2017-05-29T10:06:00Z"/>
                <w:rFonts w:ascii="Verdana" w:eastAsia="Times New Roman" w:hAnsi="Verdana" w:cs="Times New Roman"/>
                <w:color w:val="313131"/>
                <w:sz w:val="21"/>
                <w:szCs w:val="21"/>
                <w:lang w:val="en-GB" w:eastAsia="en-GB"/>
              </w:rPr>
            </w:pPr>
            <w:ins w:id="720" w:author="Tandon, Akshat" w:date="2017-05-29T10:09:00Z">
              <w:r>
                <w:rPr>
                  <w:rFonts w:ascii="Verdana" w:eastAsia="Times New Roman" w:hAnsi="Verdana" w:cs="Times New Roman"/>
                  <w:color w:val="313131"/>
                  <w:sz w:val="21"/>
                  <w:szCs w:val="21"/>
                  <w:lang w:val="en-GB" w:eastAsia="en-GB"/>
                </w:rPr>
                <w:t>Greater than equal to</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21"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484E2EF" w14:textId="77777777" w:rsidR="00265428" w:rsidRPr="00265428" w:rsidRDefault="00265428" w:rsidP="00265428">
            <w:pPr>
              <w:spacing w:after="300" w:line="240" w:lineRule="auto"/>
              <w:rPr>
                <w:ins w:id="722" w:author="Tandon, Akshat" w:date="2017-05-29T10:06:00Z"/>
                <w:rFonts w:ascii="Verdana" w:eastAsia="Times New Roman" w:hAnsi="Verdana" w:cs="Times New Roman"/>
                <w:color w:val="313131"/>
                <w:sz w:val="21"/>
                <w:szCs w:val="21"/>
                <w:lang w:val="en-GB" w:eastAsia="en-GB"/>
              </w:rPr>
            </w:pPr>
            <w:ins w:id="723" w:author="Tandon, Akshat" w:date="2017-05-29T10:06:00Z">
              <w:r w:rsidRPr="00265428">
                <w:rPr>
                  <w:rFonts w:ascii="Verdana" w:eastAsia="Times New Roman" w:hAnsi="Verdana" w:cs="Times New Roman"/>
                  <w:color w:val="313131"/>
                  <w:sz w:val="21"/>
                  <w:szCs w:val="21"/>
                  <w:lang w:val="en-GB" w:eastAsia="en-GB"/>
                </w:rPr>
                <w:t>(a &gt;= b) is not true.</w:t>
              </w:r>
            </w:ins>
          </w:p>
        </w:tc>
      </w:tr>
      <w:tr w:rsidR="00265428" w:rsidRPr="00265428" w14:paraId="7227E110" w14:textId="77777777" w:rsidTr="00265428">
        <w:trPr>
          <w:ins w:id="724" w:author="Tandon, Akshat" w:date="2017-05-29T10:06:00Z"/>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25" w:author="Tandon, Akshat" w:date="2017-05-29T10:08:00Z">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76966996" w14:textId="77777777" w:rsidR="00265428" w:rsidRPr="00265428" w:rsidRDefault="00265428" w:rsidP="00265428">
            <w:pPr>
              <w:spacing w:after="300" w:line="240" w:lineRule="auto"/>
              <w:rPr>
                <w:ins w:id="726" w:author="Tandon, Akshat" w:date="2017-05-29T10:06:00Z"/>
                <w:rFonts w:ascii="Verdana" w:eastAsia="Times New Roman" w:hAnsi="Verdana" w:cs="Times New Roman"/>
                <w:color w:val="313131"/>
                <w:sz w:val="21"/>
                <w:szCs w:val="21"/>
                <w:lang w:val="en-GB" w:eastAsia="en-GB"/>
              </w:rPr>
            </w:pPr>
            <w:ins w:id="727" w:author="Tandon, Akshat" w:date="2017-05-29T10:06:00Z">
              <w:r w:rsidRPr="00265428">
                <w:rPr>
                  <w:rFonts w:ascii="Verdana" w:eastAsia="Times New Roman" w:hAnsi="Verdana" w:cs="Times New Roman"/>
                  <w:color w:val="313131"/>
                  <w:sz w:val="21"/>
                  <w:szCs w:val="21"/>
                  <w:lang w:val="en-GB" w:eastAsia="en-GB"/>
                </w:rPr>
                <w:t>&lt;=</w:t>
              </w:r>
            </w:ins>
          </w:p>
        </w:tc>
        <w:tc>
          <w:tcPr>
            <w:tcW w:w="171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28" w:author="Tandon, Akshat" w:date="2017-05-29T10:08:00Z">
              <w:tcPr>
                <w:tcW w:w="1982"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035DA000" w14:textId="5E3C18C2" w:rsidR="00265428" w:rsidRPr="00265428" w:rsidRDefault="00265428" w:rsidP="00265428">
            <w:pPr>
              <w:spacing w:after="300" w:line="240" w:lineRule="auto"/>
              <w:rPr>
                <w:ins w:id="729" w:author="Tandon, Akshat" w:date="2017-05-29T10:06:00Z"/>
                <w:rFonts w:ascii="Verdana" w:eastAsia="Times New Roman" w:hAnsi="Verdana" w:cs="Times New Roman"/>
                <w:color w:val="313131"/>
                <w:sz w:val="21"/>
                <w:szCs w:val="21"/>
                <w:lang w:val="en-GB" w:eastAsia="en-GB"/>
              </w:rPr>
            </w:pPr>
            <w:ins w:id="730" w:author="Tandon, Akshat" w:date="2017-05-29T10:09:00Z">
              <w:r>
                <w:rPr>
                  <w:rFonts w:ascii="Verdana" w:eastAsia="Times New Roman" w:hAnsi="Verdana" w:cs="Times New Roman"/>
                  <w:color w:val="313131"/>
                  <w:sz w:val="21"/>
                  <w:szCs w:val="21"/>
                  <w:lang w:val="en-GB" w:eastAsia="en-GB"/>
                </w:rPr>
                <w:t>Less than equal to</w:t>
              </w:r>
            </w:ins>
          </w:p>
        </w:tc>
        <w:tc>
          <w:tcPr>
            <w:tcW w:w="550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Change w:id="731" w:author="Tandon, Akshat" w:date="2017-05-29T10:08:00Z">
              <w:tcPr>
                <w:tcW w:w="52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tcPrChange>
          </w:tcPr>
          <w:p w14:paraId="39CFC0E5" w14:textId="77777777" w:rsidR="00265428" w:rsidRPr="00265428" w:rsidRDefault="00265428" w:rsidP="00265428">
            <w:pPr>
              <w:spacing w:after="300" w:line="240" w:lineRule="auto"/>
              <w:rPr>
                <w:ins w:id="732" w:author="Tandon, Akshat" w:date="2017-05-29T10:06:00Z"/>
                <w:rFonts w:ascii="Verdana" w:eastAsia="Times New Roman" w:hAnsi="Verdana" w:cs="Times New Roman"/>
                <w:color w:val="313131"/>
                <w:sz w:val="21"/>
                <w:szCs w:val="21"/>
                <w:lang w:val="en-GB" w:eastAsia="en-GB"/>
              </w:rPr>
            </w:pPr>
            <w:ins w:id="733" w:author="Tandon, Akshat" w:date="2017-05-29T10:06:00Z">
              <w:r w:rsidRPr="00265428">
                <w:rPr>
                  <w:rFonts w:ascii="Verdana" w:eastAsia="Times New Roman" w:hAnsi="Verdana" w:cs="Times New Roman"/>
                  <w:color w:val="313131"/>
                  <w:sz w:val="21"/>
                  <w:szCs w:val="21"/>
                  <w:lang w:val="en-GB" w:eastAsia="en-GB"/>
                </w:rPr>
                <w:t>(a &lt;= b) is true.</w:t>
              </w:r>
            </w:ins>
          </w:p>
        </w:tc>
      </w:tr>
    </w:tbl>
    <w:p w14:paraId="1D521644" w14:textId="77777777" w:rsidR="00784147" w:rsidRDefault="00784147">
      <w:pPr>
        <w:pStyle w:val="1Para"/>
        <w:ind w:firstLine="0"/>
        <w:rPr>
          <w:ins w:id="734" w:author="Tandon, Akshat" w:date="2017-05-29T10:10:00Z"/>
          <w:lang w:val="en-US"/>
        </w:rPr>
      </w:pPr>
    </w:p>
    <w:p w14:paraId="1A9056A0" w14:textId="565824DA" w:rsidR="0006095E" w:rsidRDefault="0006095E">
      <w:pPr>
        <w:pStyle w:val="Heading5"/>
        <w:rPr>
          <w:ins w:id="735" w:author="Tandon, Akshat" w:date="2017-05-29T10:10:00Z"/>
        </w:rPr>
        <w:pPrChange w:id="736" w:author="Tandon, Akshat" w:date="2017-05-29T10:10:00Z">
          <w:pPr>
            <w:pStyle w:val="1Para"/>
            <w:ind w:firstLine="0"/>
          </w:pPr>
        </w:pPrChange>
      </w:pPr>
      <w:ins w:id="737" w:author="Tandon, Akshat" w:date="2017-05-29T10:10:00Z">
        <w:r>
          <w:t>Control Flow</w:t>
        </w:r>
      </w:ins>
    </w:p>
    <w:p w14:paraId="7792BACB" w14:textId="058FBC20" w:rsidR="0006095E" w:rsidRDefault="0006095E">
      <w:pPr>
        <w:pStyle w:val="1Para"/>
        <w:rPr>
          <w:ins w:id="738" w:author="Tandon, Akshat" w:date="2017-05-29T10:11:00Z"/>
          <w:lang w:val="en-US"/>
        </w:rPr>
        <w:pPrChange w:id="739" w:author="Tandon, Akshat" w:date="2017-05-29T10:11:00Z">
          <w:pPr>
            <w:pStyle w:val="1Para"/>
            <w:ind w:firstLine="0"/>
          </w:pPr>
        </w:pPrChange>
      </w:pPr>
      <w:ins w:id="740" w:author="Tandon, Akshat" w:date="2017-05-29T10:10:00Z">
        <w:r>
          <w:rPr>
            <w:lang w:val="en-US"/>
          </w:rPr>
          <w:t xml:space="preserve">Python has support for conditionals, </w:t>
        </w:r>
      </w:ins>
      <w:ins w:id="741" w:author="Tandon, Akshat" w:date="2017-05-29T10:11:00Z">
        <w:r>
          <w:rPr>
            <w:lang w:val="en-US"/>
          </w:rPr>
          <w:t xml:space="preserve">for and while </w:t>
        </w:r>
      </w:ins>
      <w:ins w:id="742" w:author="Tandon, Akshat" w:date="2017-05-29T10:10:00Z">
        <w:r>
          <w:rPr>
            <w:lang w:val="en-US"/>
          </w:rPr>
          <w:t>loops, and list comprehension.</w:t>
        </w:r>
      </w:ins>
      <w:ins w:id="743" w:author="Tandon, Akshat" w:date="2017-05-29T10:11:00Z">
        <w:r>
          <w:rPr>
            <w:lang w:val="en-US"/>
          </w:rPr>
          <w:t xml:space="preserve"> An example of list comprehension is mentioned below:</w:t>
        </w:r>
      </w:ins>
    </w:p>
    <w:tbl>
      <w:tblPr>
        <w:tblStyle w:val="TableGrid"/>
        <w:tblW w:w="0" w:type="auto"/>
        <w:tblLook w:val="04A0" w:firstRow="1" w:lastRow="0" w:firstColumn="1" w:lastColumn="0" w:noHBand="0" w:noVBand="1"/>
      </w:tblPr>
      <w:tblGrid>
        <w:gridCol w:w="9056"/>
      </w:tblGrid>
      <w:tr w:rsidR="0006095E" w14:paraId="66170E39" w14:textId="77777777" w:rsidTr="0006095E">
        <w:trPr>
          <w:ins w:id="744" w:author="Tandon, Akshat" w:date="2017-05-29T10:12:00Z"/>
        </w:trPr>
        <w:tc>
          <w:tcPr>
            <w:tcW w:w="9056" w:type="dxa"/>
          </w:tcPr>
          <w:p w14:paraId="4F3F2E7D" w14:textId="45E7530B" w:rsidR="000C6109" w:rsidRDefault="000C610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45" w:author="Tandon, Akshat" w:date="2017-05-29T10:14:00Z"/>
                <w:rFonts w:ascii="Consolas" w:hAnsi="Consolas" w:cs="Courier New"/>
                <w:noProof/>
                <w:color w:val="242729"/>
                <w:szCs w:val="24"/>
                <w:bdr w:val="none" w:sz="0" w:space="0" w:color="auto" w:frame="1"/>
                <w:shd w:val="clear" w:color="auto" w:fill="EFF0F1"/>
                <w:lang w:val="en-GB" w:eastAsia="en-GB"/>
              </w:rPr>
              <w:pPrChange w:id="746" w:author="Tandon, Akshat" w:date="2017-05-29T10:14:00Z">
                <w:pPr>
                  <w:pStyle w:val="1Para"/>
                  <w:ind w:firstLine="0"/>
                </w:pPr>
              </w:pPrChange>
            </w:pPr>
            <w:ins w:id="747" w:author="Tandon, Akshat" w:date="2017-05-29T10:14:00Z">
              <w:r>
                <w:rPr>
                  <w:rFonts w:ascii="Consolas" w:hAnsi="Consolas" w:cs="Courier New"/>
                  <w:noProof/>
                  <w:color w:val="242729"/>
                  <w:sz w:val="24"/>
                  <w:szCs w:val="24"/>
                  <w:bdr w:val="none" w:sz="0" w:space="0" w:color="auto" w:frame="1"/>
                  <w:shd w:val="clear" w:color="auto" w:fill="EFF0F1"/>
                  <w:lang w:val="en-GB" w:eastAsia="en-GB"/>
                </w:rPr>
                <w:t># List comprehension</w:t>
              </w:r>
            </w:ins>
          </w:p>
          <w:p w14:paraId="5BDDC68E" w14:textId="0F3E68C3" w:rsidR="0006095E" w:rsidRPr="0089433E" w:rsidRDefault="008943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48" w:author="Tandon, Akshat" w:date="2017-05-29T10:12:00Z"/>
                <w:rFonts w:ascii="Consolas" w:hAnsi="Consolas" w:cs="Courier New"/>
                <w:noProof/>
                <w:color w:val="242729"/>
                <w:szCs w:val="24"/>
                <w:lang w:val="en-GB" w:eastAsia="en-GB"/>
                <w:rPrChange w:id="749" w:author="Tandon, Akshat" w:date="2017-05-29T10:14:00Z">
                  <w:rPr>
                    <w:ins w:id="750" w:author="Tandon, Akshat" w:date="2017-05-29T10:12:00Z"/>
                    <w:lang w:val="en-US"/>
                  </w:rPr>
                </w:rPrChange>
              </w:rPr>
              <w:pPrChange w:id="751" w:author="Tandon, Akshat" w:date="2017-05-29T10:14:00Z">
                <w:pPr>
                  <w:pStyle w:val="1Para"/>
                  <w:ind w:firstLine="0"/>
                </w:pPr>
              </w:pPrChange>
            </w:pPr>
            <w:ins w:id="752" w:author="Tandon, Akshat" w:date="2017-05-29T10:14:00Z">
              <w:r w:rsidRPr="0089433E">
                <w:rPr>
                  <w:rFonts w:ascii="Consolas" w:hAnsi="Consolas" w:cs="Courier New"/>
                  <w:noProof/>
                  <w:color w:val="242729"/>
                  <w:sz w:val="24"/>
                  <w:szCs w:val="24"/>
                  <w:bdr w:val="none" w:sz="0" w:space="0" w:color="auto" w:frame="1"/>
                  <w:shd w:val="clear" w:color="auto" w:fill="EFF0F1"/>
                  <w:lang w:val="en-GB" w:eastAsia="en-GB"/>
                  <w:rPrChange w:id="753" w:author="Tandon, Akshat" w:date="2017-05-29T10:14:00Z">
                    <w:rPr>
                      <w:rFonts w:ascii="Consolas" w:hAnsi="Consolas" w:cs="Courier New"/>
                      <w:noProof/>
                      <w:color w:val="242729"/>
                      <w:sz w:val="20"/>
                      <w:szCs w:val="20"/>
                      <w:bdr w:val="none" w:sz="0" w:space="0" w:color="auto" w:frame="1"/>
                      <w:shd w:val="clear" w:color="auto" w:fill="EFF0F1"/>
                      <w:lang w:val="en-GB" w:eastAsia="en-GB"/>
                    </w:rPr>
                  </w:rPrChange>
                </w:rPr>
                <w:lastRenderedPageBreak/>
                <w:t>div_by_two = {x for x in range(10) if (x%2 == 0)}</w:t>
              </w:r>
            </w:ins>
          </w:p>
        </w:tc>
      </w:tr>
    </w:tbl>
    <w:p w14:paraId="7CB43B89" w14:textId="77777777" w:rsidR="000A6556" w:rsidRDefault="000A6556">
      <w:pPr>
        <w:pStyle w:val="1Para"/>
        <w:ind w:firstLine="0"/>
        <w:rPr>
          <w:ins w:id="754" w:author="Tandon, Akshat" w:date="2017-05-29T10:15:00Z"/>
          <w:lang w:val="en-US"/>
        </w:rPr>
      </w:pPr>
    </w:p>
    <w:p w14:paraId="295CE7D7" w14:textId="07E5EE28" w:rsidR="000A6556" w:rsidRDefault="00F1078A">
      <w:pPr>
        <w:pStyle w:val="Heading5"/>
        <w:rPr>
          <w:ins w:id="755" w:author="Tandon, Akshat" w:date="2017-05-29T10:15:00Z"/>
        </w:rPr>
        <w:pPrChange w:id="756" w:author="Tandon, Akshat" w:date="2017-05-29T10:15:00Z">
          <w:pPr>
            <w:pStyle w:val="1Para"/>
            <w:ind w:firstLine="0"/>
          </w:pPr>
        </w:pPrChange>
      </w:pPr>
      <w:ins w:id="757" w:author="Tandon, Akshat" w:date="2017-05-29T10:54:00Z">
        <w:r>
          <w:t xml:space="preserve">Classes and </w:t>
        </w:r>
      </w:ins>
      <w:ins w:id="758" w:author="Tandon, Akshat" w:date="2017-05-29T10:15:00Z">
        <w:r w:rsidR="000A6556">
          <w:t>Functions</w:t>
        </w:r>
      </w:ins>
      <w:ins w:id="759" w:author="Tandon, Akshat" w:date="2017-05-29T11:07:00Z">
        <w:r w:rsidR="00643940">
          <w:rPr>
            <w:rStyle w:val="EndnoteReference"/>
          </w:rPr>
          <w:endnoteReference w:id="6"/>
        </w:r>
      </w:ins>
    </w:p>
    <w:p w14:paraId="0CFD9486" w14:textId="3B8609FE" w:rsidR="000A6556" w:rsidRDefault="00F1078A">
      <w:pPr>
        <w:pStyle w:val="1Para"/>
        <w:rPr>
          <w:ins w:id="767" w:author="Tandon, Akshat" w:date="2017-05-29T10:18:00Z"/>
          <w:lang w:val="en-US"/>
        </w:rPr>
        <w:pPrChange w:id="768" w:author="Tandon, Akshat" w:date="2017-05-29T10:15:00Z">
          <w:pPr>
            <w:pStyle w:val="1Para"/>
            <w:ind w:firstLine="0"/>
          </w:pPr>
        </w:pPrChange>
      </w:pPr>
      <w:ins w:id="769" w:author="Tandon, Akshat" w:date="2017-05-29T10:54:00Z">
        <w:r>
          <w:rPr>
            <w:lang w:val="en-US"/>
          </w:rPr>
          <w:t xml:space="preserve">Classes and </w:t>
        </w:r>
      </w:ins>
      <w:ins w:id="770" w:author="Tandon, Akshat" w:date="2017-05-29T10:17:00Z">
        <w:r w:rsidR="00DD335F">
          <w:rPr>
            <w:lang w:val="en-US"/>
          </w:rPr>
          <w:t xml:space="preserve">Functions makes </w:t>
        </w:r>
        <w:r>
          <w:rPr>
            <w:lang w:val="en-US"/>
          </w:rPr>
          <w:t xml:space="preserve">up for an important part of any </w:t>
        </w:r>
      </w:ins>
      <w:ins w:id="771" w:author="Tandon, Akshat" w:date="2017-05-29T10:55:00Z">
        <w:r>
          <w:rPr>
            <w:lang w:val="en-US"/>
          </w:rPr>
          <w:t>object-oriented</w:t>
        </w:r>
      </w:ins>
      <w:ins w:id="772" w:author="Tandon, Akshat" w:date="2017-05-29T10:17:00Z">
        <w:r>
          <w:rPr>
            <w:lang w:val="en-US"/>
          </w:rPr>
          <w:t xml:space="preserve"> </w:t>
        </w:r>
      </w:ins>
      <w:ins w:id="773" w:author="Tandon, Akshat" w:date="2017-05-29T10:55:00Z">
        <w:r>
          <w:rPr>
            <w:lang w:val="en-US"/>
          </w:rPr>
          <w:t>programming</w:t>
        </w:r>
      </w:ins>
      <w:ins w:id="774" w:author="Tandon, Akshat" w:date="2017-05-29T10:17:00Z">
        <w:r>
          <w:rPr>
            <w:lang w:val="en-US"/>
          </w:rPr>
          <w:t xml:space="preserve"> </w:t>
        </w:r>
      </w:ins>
      <w:ins w:id="775" w:author="Tandon, Akshat" w:date="2017-05-29T10:18:00Z">
        <w:r w:rsidR="00DD335F">
          <w:rPr>
            <w:lang w:val="en-US"/>
          </w:rPr>
          <w:t>language</w:t>
        </w:r>
      </w:ins>
      <w:ins w:id="776" w:author="Tandon, Akshat" w:date="2017-05-29T10:17:00Z">
        <w:r w:rsidR="00DD335F">
          <w:rPr>
            <w:lang w:val="en-US"/>
          </w:rPr>
          <w:t>.</w:t>
        </w:r>
      </w:ins>
      <w:ins w:id="777" w:author="Tandon, Akshat" w:date="2017-05-29T10:18:00Z">
        <w:r w:rsidR="00DD335F">
          <w:rPr>
            <w:lang w:val="en-US"/>
          </w:rPr>
          <w:t xml:space="preserve"> </w:t>
        </w:r>
      </w:ins>
      <w:ins w:id="778" w:author="Tandon, Akshat" w:date="2017-05-29T10:56:00Z">
        <w:r>
          <w:rPr>
            <w:lang w:val="en-US"/>
          </w:rPr>
          <w:t xml:space="preserve">Classes can inherit from other classes and ultimately from </w:t>
        </w:r>
      </w:ins>
      <w:ins w:id="779" w:author="Tandon, Akshat" w:date="2017-05-29T10:57:00Z">
        <w:r>
          <w:rPr>
            <w:lang w:val="en-US"/>
          </w:rPr>
          <w:t xml:space="preserve">“object” class which is the </w:t>
        </w:r>
      </w:ins>
      <w:ins w:id="780" w:author="Tandon, Akshat" w:date="2017-05-29T10:58:00Z">
        <w:r>
          <w:rPr>
            <w:lang w:val="en-US"/>
          </w:rPr>
          <w:t>top-level</w:t>
        </w:r>
      </w:ins>
      <w:ins w:id="781" w:author="Tandon, Akshat" w:date="2017-05-29T10:57:00Z">
        <w:r>
          <w:rPr>
            <w:lang w:val="en-US"/>
          </w:rPr>
          <w:t xml:space="preserve"> class in Python from which all classes inherit. </w:t>
        </w:r>
      </w:ins>
      <w:ins w:id="782" w:author="Tandon, Akshat" w:date="2017-05-29T10:19:00Z">
        <w:r w:rsidR="00DD335F">
          <w:rPr>
            <w:lang w:val="en-US"/>
          </w:rPr>
          <w:t xml:space="preserve">Functions can accept argument or not. </w:t>
        </w:r>
      </w:ins>
      <w:ins w:id="783" w:author="Tandon, Akshat" w:date="2017-05-29T10:18:00Z">
        <w:r w:rsidR="00DD335F">
          <w:rPr>
            <w:lang w:val="en-US"/>
          </w:rPr>
          <w:t>In Python, a function can be defined as below:</w:t>
        </w:r>
      </w:ins>
    </w:p>
    <w:tbl>
      <w:tblPr>
        <w:tblStyle w:val="TableGrid"/>
        <w:tblW w:w="0" w:type="auto"/>
        <w:tblLook w:val="04A0" w:firstRow="1" w:lastRow="0" w:firstColumn="1" w:lastColumn="0" w:noHBand="0" w:noVBand="1"/>
        <w:tblPrChange w:id="784" w:author="Tandon, Akshat" w:date="2017-05-30T14:17:00Z">
          <w:tblPr>
            <w:tblStyle w:val="TableGrid"/>
            <w:tblW w:w="0" w:type="auto"/>
            <w:tblLook w:val="04A0" w:firstRow="1" w:lastRow="0" w:firstColumn="1" w:lastColumn="0" w:noHBand="0" w:noVBand="1"/>
          </w:tblPr>
        </w:tblPrChange>
      </w:tblPr>
      <w:tblGrid>
        <w:gridCol w:w="9056"/>
        <w:tblGridChange w:id="785">
          <w:tblGrid>
            <w:gridCol w:w="9056"/>
          </w:tblGrid>
        </w:tblGridChange>
      </w:tblGrid>
      <w:tr w:rsidR="00DD335F" w14:paraId="440A98B5" w14:textId="77777777" w:rsidTr="00FB18AE">
        <w:trPr>
          <w:trHeight w:val="172"/>
          <w:ins w:id="786" w:author="Tandon, Akshat" w:date="2017-05-29T10:18:00Z"/>
        </w:trPr>
        <w:tc>
          <w:tcPr>
            <w:tcW w:w="9056" w:type="dxa"/>
            <w:tcPrChange w:id="787" w:author="Tandon, Akshat" w:date="2017-05-30T14:17:00Z">
              <w:tcPr>
                <w:tcW w:w="9056" w:type="dxa"/>
              </w:tcPr>
            </w:tcPrChange>
          </w:tcPr>
          <w:p w14:paraId="43801D24"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88" w:author="Tandon, Akshat" w:date="2017-05-30T14:17:00Z"/>
                <w:rFonts w:ascii="Consolas" w:hAnsi="Consolas" w:cs="Courier New"/>
                <w:noProof/>
                <w:color w:val="242729"/>
                <w:sz w:val="24"/>
                <w:szCs w:val="24"/>
                <w:bdr w:val="none" w:sz="0" w:space="0" w:color="auto" w:frame="1"/>
                <w:shd w:val="clear" w:color="auto" w:fill="EFF0F1"/>
                <w:lang w:val="en-GB" w:eastAsia="en-GB"/>
                <w:rPrChange w:id="789" w:author="Tandon, Akshat" w:date="2017-05-30T14:17:00Z">
                  <w:rPr>
                    <w:ins w:id="790"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91"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92"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Funtion that excepts an argument</w:t>
              </w:r>
            </w:ins>
          </w:p>
          <w:p w14:paraId="24EAB5C9"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93" w:author="Tandon, Akshat" w:date="2017-05-30T14:17:00Z"/>
                <w:rFonts w:ascii="Consolas" w:hAnsi="Consolas" w:cs="Courier New"/>
                <w:noProof/>
                <w:color w:val="242729"/>
                <w:sz w:val="24"/>
                <w:szCs w:val="24"/>
                <w:bdr w:val="none" w:sz="0" w:space="0" w:color="auto" w:frame="1"/>
                <w:shd w:val="clear" w:color="auto" w:fill="EFF0F1"/>
                <w:lang w:val="en-GB" w:eastAsia="en-GB"/>
                <w:rPrChange w:id="794" w:author="Tandon, Akshat" w:date="2017-05-30T14:17:00Z">
                  <w:rPr>
                    <w:ins w:id="795"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796"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797"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class Any_name(object):</w:t>
              </w:r>
            </w:ins>
          </w:p>
          <w:p w14:paraId="5B4CB357"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798" w:author="Tandon, Akshat" w:date="2017-05-30T14:17:00Z"/>
                <w:rFonts w:ascii="Consolas" w:hAnsi="Consolas" w:cs="Courier New"/>
                <w:noProof/>
                <w:color w:val="242729"/>
                <w:sz w:val="24"/>
                <w:szCs w:val="24"/>
                <w:bdr w:val="none" w:sz="0" w:space="0" w:color="auto" w:frame="1"/>
                <w:shd w:val="clear" w:color="auto" w:fill="EFF0F1"/>
                <w:lang w:val="en-GB" w:eastAsia="en-GB"/>
                <w:rPrChange w:id="799" w:author="Tandon, Akshat" w:date="2017-05-30T14:17:00Z">
                  <w:rPr>
                    <w:ins w:id="800"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801"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802"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def foo(i):</w:t>
              </w:r>
            </w:ins>
          </w:p>
          <w:p w14:paraId="2888E9D9"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03" w:author="Tandon, Akshat" w:date="2017-05-30T14:17:00Z"/>
                <w:rFonts w:ascii="Consolas" w:hAnsi="Consolas" w:cs="Courier New"/>
                <w:noProof/>
                <w:color w:val="242729"/>
                <w:sz w:val="24"/>
                <w:szCs w:val="24"/>
                <w:bdr w:val="none" w:sz="0" w:space="0" w:color="auto" w:frame="1"/>
                <w:shd w:val="clear" w:color="auto" w:fill="EFF0F1"/>
                <w:lang w:val="en-GB" w:eastAsia="en-GB"/>
                <w:rPrChange w:id="804" w:author="Tandon, Akshat" w:date="2017-05-30T14:17:00Z">
                  <w:rPr>
                    <w:ins w:id="805"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806"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807"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"""Function documentation"""</w:t>
              </w:r>
            </w:ins>
          </w:p>
          <w:p w14:paraId="277FEA1F"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08" w:author="Tandon, Akshat" w:date="2017-05-30T14:17:00Z"/>
                <w:rFonts w:ascii="Consolas" w:hAnsi="Consolas" w:cs="Courier New"/>
                <w:noProof/>
                <w:color w:val="242729"/>
                <w:sz w:val="24"/>
                <w:szCs w:val="24"/>
                <w:bdr w:val="none" w:sz="0" w:space="0" w:color="auto" w:frame="1"/>
                <w:shd w:val="clear" w:color="auto" w:fill="EFF0F1"/>
                <w:lang w:val="en-GB" w:eastAsia="en-GB"/>
                <w:rPrChange w:id="809" w:author="Tandon, Akshat" w:date="2017-05-30T14:17:00Z">
                  <w:rPr>
                    <w:ins w:id="810"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811"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812"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remainder = i % 5</w:t>
              </w:r>
            </w:ins>
          </w:p>
          <w:p w14:paraId="71457B41" w14:textId="77777777" w:rsidR="00FB18AE" w:rsidRPr="00FB18AE" w:rsidRDefault="00FB18AE" w:rsidP="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13" w:author="Tandon, Akshat" w:date="2017-05-30T14:17:00Z"/>
                <w:rFonts w:ascii="Consolas" w:hAnsi="Consolas" w:cs="Courier New"/>
                <w:noProof/>
                <w:color w:val="242729"/>
                <w:sz w:val="24"/>
                <w:szCs w:val="24"/>
                <w:bdr w:val="none" w:sz="0" w:space="0" w:color="auto" w:frame="1"/>
                <w:shd w:val="clear" w:color="auto" w:fill="EFF0F1"/>
                <w:lang w:val="en-GB" w:eastAsia="en-GB"/>
                <w:rPrChange w:id="814" w:author="Tandon, Akshat" w:date="2017-05-30T14:17:00Z">
                  <w:rPr>
                    <w:ins w:id="815" w:author="Tandon, Akshat" w:date="2017-05-30T14:17:00Z"/>
                    <w:rFonts w:ascii="Consolas" w:hAnsi="Consolas" w:cs="Courier New"/>
                    <w:noProof/>
                    <w:color w:val="242729"/>
                    <w:sz w:val="20"/>
                    <w:szCs w:val="20"/>
                    <w:bdr w:val="none" w:sz="0" w:space="0" w:color="auto" w:frame="1"/>
                    <w:shd w:val="clear" w:color="auto" w:fill="EFF0F1"/>
                    <w:lang w:val="en-GB" w:eastAsia="en-GB"/>
                  </w:rPr>
                </w:rPrChange>
              </w:rPr>
            </w:pPr>
            <w:ins w:id="816"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817"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if (remainder!= 0):</w:t>
              </w:r>
            </w:ins>
          </w:p>
          <w:p w14:paraId="4741D80F" w14:textId="50A8D8D1" w:rsidR="00DD335F" w:rsidRPr="00FB18AE" w:rsidRDefault="00FB18A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18" w:author="Tandon, Akshat" w:date="2017-05-29T10:18:00Z"/>
                <w:rFonts w:ascii="Consolas" w:hAnsi="Consolas" w:cs="Courier New"/>
                <w:noProof/>
                <w:color w:val="242729"/>
                <w:szCs w:val="24"/>
                <w:lang w:val="en-GB" w:eastAsia="en-GB"/>
                <w:rPrChange w:id="819" w:author="Tandon, Akshat" w:date="2017-05-30T14:17:00Z">
                  <w:rPr>
                    <w:ins w:id="820" w:author="Tandon, Akshat" w:date="2017-05-29T10:18:00Z"/>
                    <w:lang w:val="en-US"/>
                  </w:rPr>
                </w:rPrChange>
              </w:rPr>
              <w:pPrChange w:id="821" w:author="Tandon, Akshat" w:date="2017-05-29T10:18:00Z">
                <w:pPr>
                  <w:pStyle w:val="1Para"/>
                  <w:ind w:firstLine="0"/>
                </w:pPr>
              </w:pPrChange>
            </w:pPr>
            <w:ins w:id="822" w:author="Tandon, Akshat" w:date="2017-05-30T14:17:00Z">
              <w:r w:rsidRPr="00FB18AE">
                <w:rPr>
                  <w:rFonts w:ascii="Consolas" w:hAnsi="Consolas" w:cs="Courier New"/>
                  <w:noProof/>
                  <w:color w:val="242729"/>
                  <w:sz w:val="24"/>
                  <w:szCs w:val="24"/>
                  <w:bdr w:val="none" w:sz="0" w:space="0" w:color="auto" w:frame="1"/>
                  <w:shd w:val="clear" w:color="auto" w:fill="EFF0F1"/>
                  <w:lang w:val="en-GB" w:eastAsia="en-GB"/>
                  <w:rPrChange w:id="823" w:author="Tandon, Akshat" w:date="2017-05-30T14:17:00Z">
                    <w:rPr>
                      <w:rFonts w:ascii="Consolas" w:hAnsi="Consolas" w:cs="Courier New"/>
                      <w:noProof/>
                      <w:color w:val="242729"/>
                      <w:sz w:val="20"/>
                      <w:szCs w:val="20"/>
                      <w:bdr w:val="none" w:sz="0" w:space="0" w:color="auto" w:frame="1"/>
                      <w:shd w:val="clear" w:color="auto" w:fill="EFF0F1"/>
                      <w:lang w:val="en-GB" w:eastAsia="en-GB"/>
                    </w:rPr>
                  </w:rPrChange>
                </w:rPr>
                <w:t xml:space="preserve">    return remainder</w:t>
              </w:r>
            </w:ins>
          </w:p>
        </w:tc>
      </w:tr>
    </w:tbl>
    <w:p w14:paraId="709324E9" w14:textId="77777777" w:rsidR="00DD335F" w:rsidRDefault="00DD335F">
      <w:pPr>
        <w:pStyle w:val="1Para"/>
        <w:ind w:firstLine="0"/>
        <w:rPr>
          <w:ins w:id="824" w:author="Tandon, Akshat" w:date="2017-05-29T11:10:00Z"/>
          <w:lang w:val="en-US"/>
        </w:rPr>
      </w:pPr>
    </w:p>
    <w:p w14:paraId="2C312CB9" w14:textId="13989F78" w:rsidR="00494FED" w:rsidRDefault="005C784B">
      <w:pPr>
        <w:pStyle w:val="Heading3"/>
        <w:rPr>
          <w:ins w:id="825" w:author="Tandon, Akshat" w:date="2017-05-29T11:01:00Z"/>
        </w:rPr>
        <w:pPrChange w:id="826" w:author="Tandon, Akshat" w:date="2017-05-29T11:01:00Z">
          <w:pPr>
            <w:pStyle w:val="1Para"/>
            <w:ind w:firstLine="0"/>
          </w:pPr>
        </w:pPrChange>
      </w:pPr>
      <w:bookmarkStart w:id="827" w:name="_Toc483818998"/>
      <w:ins w:id="828" w:author="Tandon, Akshat" w:date="2017-05-29T10:59:00Z">
        <w:r>
          <w:t>Why</w:t>
        </w:r>
      </w:ins>
      <w:ins w:id="829" w:author="Tandon, Akshat" w:date="2017-05-29T11:00:00Z">
        <w:r>
          <w:t xml:space="preserve"> Python?</w:t>
        </w:r>
      </w:ins>
      <w:bookmarkEnd w:id="827"/>
    </w:p>
    <w:p w14:paraId="542F2C2F" w14:textId="734E2BEB" w:rsidR="00746B48" w:rsidRPr="00437EE0" w:rsidRDefault="00494FED">
      <w:pPr>
        <w:pStyle w:val="1Para"/>
        <w:rPr>
          <w:ins w:id="830" w:author="Tandon, Akshat" w:date="2017-05-29T11:19:00Z"/>
        </w:rPr>
        <w:pPrChange w:id="831" w:author="Tandon, Akshat" w:date="2017-05-29T11:19:00Z">
          <w:pPr>
            <w:pStyle w:val="1Para"/>
            <w:ind w:firstLine="0"/>
          </w:pPr>
        </w:pPrChange>
      </w:pPr>
      <w:ins w:id="832" w:author="Tandon, Akshat" w:date="2017-05-29T11:01:00Z">
        <w:r>
          <w:t xml:space="preserve">Python is </w:t>
        </w:r>
      </w:ins>
      <w:ins w:id="833" w:author="Tandon, Akshat" w:date="2017-05-29T11:02:00Z">
        <w:r>
          <w:t xml:space="preserve">undoubtedly </w:t>
        </w:r>
      </w:ins>
      <w:ins w:id="834" w:author="Tandon, Akshat" w:date="2017-05-29T11:01:00Z">
        <w:r>
          <w:t>an easy to</w:t>
        </w:r>
      </w:ins>
      <w:ins w:id="835" w:author="Tandon, Akshat" w:date="2017-05-29T11:02:00Z">
        <w:r>
          <w:t xml:space="preserve"> use</w:t>
        </w:r>
      </w:ins>
      <w:ins w:id="836" w:author="Tandon, Akshat" w:date="2017-05-29T11:01:00Z">
        <w:r>
          <w:t xml:space="preserve"> </w:t>
        </w:r>
      </w:ins>
      <w:ins w:id="837" w:author="Tandon, Akshat" w:date="2017-05-29T11:02:00Z">
        <w:r>
          <w:t xml:space="preserve">programming </w:t>
        </w:r>
      </w:ins>
      <w:ins w:id="838" w:author="Tandon, Akshat" w:date="2017-05-29T11:04:00Z">
        <w:r>
          <w:t>language</w:t>
        </w:r>
      </w:ins>
      <w:ins w:id="839" w:author="Tandon, Akshat" w:date="2017-05-29T11:02:00Z">
        <w:r>
          <w:t xml:space="preserve"> </w:t>
        </w:r>
      </w:ins>
      <w:ins w:id="840" w:author="Tandon, Akshat" w:date="2017-05-29T11:04:00Z">
        <w:r>
          <w:t>with</w:t>
        </w:r>
      </w:ins>
      <w:ins w:id="841" w:author="Tandon, Akshat" w:date="2017-05-29T11:02:00Z">
        <w:r>
          <w:t xml:space="preserve"> a great </w:t>
        </w:r>
      </w:ins>
      <w:ins w:id="842" w:author="Tandon, Akshat" w:date="2017-05-29T11:03:00Z">
        <w:r>
          <w:t>community</w:t>
        </w:r>
      </w:ins>
      <w:ins w:id="843" w:author="Tandon, Akshat" w:date="2017-05-29T11:02:00Z">
        <w:r>
          <w:t xml:space="preserve"> </w:t>
        </w:r>
      </w:ins>
      <w:ins w:id="844" w:author="Tandon, Akshat" w:date="2017-05-29T11:03:00Z">
        <w:r>
          <w:t xml:space="preserve">that generously promotes and </w:t>
        </w:r>
      </w:ins>
      <w:ins w:id="845" w:author="Tandon, Akshat" w:date="2017-05-29T11:04:00Z">
        <w:r>
          <w:t xml:space="preserve">supports it. </w:t>
        </w:r>
      </w:ins>
      <w:ins w:id="846" w:author="Tandon, Akshat" w:date="2017-05-29T11:05:00Z">
        <w:r w:rsidR="00643940">
          <w:t xml:space="preserve">Because of the reliability that </w:t>
        </w:r>
      </w:ins>
      <w:ins w:id="847" w:author="Tandon, Akshat" w:date="2017-05-29T11:04:00Z">
        <w:r w:rsidR="00643940">
          <w:t>f</w:t>
        </w:r>
        <w:r>
          <w:t xml:space="preserve">rameworks like Django, Flasks and Pylons etc. </w:t>
        </w:r>
      </w:ins>
      <w:ins w:id="848" w:author="Tandon, Akshat" w:date="2017-05-29T11:06:00Z">
        <w:r w:rsidR="00643940">
          <w:t xml:space="preserve">provide, </w:t>
        </w:r>
      </w:ins>
      <w:ins w:id="849" w:author="Tandon, Akshat" w:date="2017-05-29T11:04:00Z">
        <w:r w:rsidR="00643940">
          <w:t>they</w:t>
        </w:r>
        <w:r>
          <w:t xml:space="preserve"> </w:t>
        </w:r>
      </w:ins>
      <w:ins w:id="850" w:author="Tandon, Akshat" w:date="2017-05-29T11:06:00Z">
        <w:r w:rsidR="00643940">
          <w:t xml:space="preserve">are </w:t>
        </w:r>
      </w:ins>
      <w:ins w:id="851" w:author="Tandon, Akshat" w:date="2017-05-29T11:05:00Z">
        <w:r w:rsidR="00643940">
          <w:t xml:space="preserve">being used as a primary platform for development </w:t>
        </w:r>
      </w:ins>
      <w:ins w:id="852" w:author="Tandon, Akshat" w:date="2017-05-29T11:06:00Z">
        <w:r w:rsidR="00643940">
          <w:t>for many software products. Python</w:t>
        </w:r>
      </w:ins>
      <w:ins w:id="853" w:author="Tandon, Akshat" w:date="2017-05-29T11:08:00Z">
        <w:r w:rsidR="00746B48">
          <w:t xml:space="preserve"> has no interfaces or real scoping of functions and methods, which lets developer </w:t>
        </w:r>
      </w:ins>
      <w:ins w:id="854" w:author="Tandon, Akshat" w:date="2017-05-29T11:09:00Z">
        <w:r w:rsidR="00746B48">
          <w:t>concentrate</w:t>
        </w:r>
      </w:ins>
      <w:ins w:id="855" w:author="Tandon, Akshat" w:date="2017-05-29T11:08:00Z">
        <w:r w:rsidR="00746B48">
          <w:t xml:space="preserve"> more of the logic of the application than the syntax of the code itself.</w:t>
        </w:r>
      </w:ins>
      <w:ins w:id="856" w:author="Tandon, Akshat" w:date="2017-05-29T11:34:00Z">
        <w:r w:rsidR="00437EE0">
          <w:t xml:space="preserve"> Due to all the above reasons, Python proved to be the right choice for developing </w:t>
        </w:r>
        <w:r w:rsidR="00437EE0" w:rsidRPr="00437EE0">
          <w:rPr>
            <w:i/>
            <w:rPrChange w:id="857" w:author="Tandon, Akshat" w:date="2017-05-29T11:34:00Z">
              <w:rPr/>
            </w:rPrChange>
          </w:rPr>
          <w:t>Testrek</w:t>
        </w:r>
      </w:ins>
      <w:ins w:id="858" w:author="Tandon, Akshat" w:date="2017-05-29T11:35:00Z">
        <w:r w:rsidR="00437EE0">
          <w:t>.</w:t>
        </w:r>
      </w:ins>
    </w:p>
    <w:p w14:paraId="23372DC8" w14:textId="77777777" w:rsidR="006138CB" w:rsidRDefault="006138CB">
      <w:pPr>
        <w:pStyle w:val="1Para"/>
        <w:rPr>
          <w:ins w:id="859" w:author="Tandon, Akshat" w:date="2017-05-29T11:10:00Z"/>
        </w:rPr>
        <w:pPrChange w:id="860" w:author="Tandon, Akshat" w:date="2017-05-29T11:19:00Z">
          <w:pPr>
            <w:pStyle w:val="1Para"/>
            <w:ind w:firstLine="0"/>
          </w:pPr>
        </w:pPrChange>
      </w:pPr>
    </w:p>
    <w:p w14:paraId="1E41B077" w14:textId="77777777" w:rsidR="00746B48" w:rsidRDefault="00746B48">
      <w:pPr>
        <w:pStyle w:val="Heading2"/>
        <w:rPr>
          <w:ins w:id="861" w:author="Tandon, Akshat" w:date="2017-05-29T11:11:00Z"/>
        </w:rPr>
        <w:pPrChange w:id="862" w:author="Tandon, Akshat" w:date="2017-05-29T11:11:00Z">
          <w:pPr>
            <w:pStyle w:val="Heading5"/>
          </w:pPr>
        </w:pPrChange>
      </w:pPr>
      <w:ins w:id="863" w:author="Tandon, Akshat" w:date="2017-05-29T11:10:00Z">
        <w:r>
          <w:lastRenderedPageBreak/>
          <w:t>Libraries</w:t>
        </w:r>
      </w:ins>
    </w:p>
    <w:p w14:paraId="7E0B7FFE" w14:textId="4956EA89" w:rsidR="00746B48" w:rsidRDefault="00746B48">
      <w:pPr>
        <w:pStyle w:val="1Para"/>
        <w:rPr>
          <w:ins w:id="864" w:author="Tandon, Akshat" w:date="2017-05-29T11:20:00Z"/>
        </w:rPr>
        <w:pPrChange w:id="865" w:author="Tandon, Akshat" w:date="2017-05-29T11:11:00Z">
          <w:pPr>
            <w:pStyle w:val="Heading5"/>
          </w:pPr>
        </w:pPrChange>
      </w:pPr>
      <w:ins w:id="866" w:author="Tandon, Akshat" w:date="2017-05-29T11:12:00Z">
        <w:r>
          <w:t xml:space="preserve">Python allows adding </w:t>
        </w:r>
      </w:ins>
      <w:ins w:id="867" w:author="Tandon, Akshat" w:date="2017-05-30T14:44:00Z">
        <w:r w:rsidR="00481150">
          <w:t>external modules</w:t>
        </w:r>
      </w:ins>
      <w:ins w:id="868" w:author="Tandon, Akshat" w:date="2017-05-29T11:19:00Z">
        <w:r w:rsidR="006138CB">
          <w:t xml:space="preserve"> (libraries)</w:t>
        </w:r>
      </w:ins>
      <w:ins w:id="869" w:author="Tandon, Akshat" w:date="2017-05-29T11:12:00Z">
        <w:r>
          <w:t xml:space="preserve"> to a project. </w:t>
        </w:r>
      </w:ins>
      <w:ins w:id="870" w:author="Tandon, Akshat" w:date="2017-05-29T11:27:00Z">
        <w:r w:rsidR="00F90126">
          <w:t>Packages</w:t>
        </w:r>
      </w:ins>
      <w:ins w:id="871" w:author="Tandon, Akshat" w:date="2017-05-29T11:12:00Z">
        <w:r>
          <w:t xml:space="preserve"> </w:t>
        </w:r>
      </w:ins>
      <w:ins w:id="872" w:author="Tandon, Akshat" w:date="2017-05-29T11:20:00Z">
        <w:r w:rsidR="006138CB">
          <w:t xml:space="preserve">are </w:t>
        </w:r>
      </w:ins>
      <w:ins w:id="873" w:author="Tandon, Akshat" w:date="2017-05-29T11:12:00Z">
        <w:r>
          <w:t xml:space="preserve">essentially a collection of </w:t>
        </w:r>
      </w:ins>
      <w:ins w:id="874" w:author="Tandon, Akshat" w:date="2017-05-29T11:13:00Z">
        <w:r>
          <w:t xml:space="preserve">dynamically written </w:t>
        </w:r>
      </w:ins>
      <w:ins w:id="875" w:author="Tandon, Akshat" w:date="2017-05-29T11:12:00Z">
        <w:r>
          <w:t>classes with</w:t>
        </w:r>
      </w:ins>
      <w:ins w:id="876" w:author="Tandon, Akshat" w:date="2017-05-29T11:14:00Z">
        <w:r>
          <w:t xml:space="preserve"> variables and</w:t>
        </w:r>
      </w:ins>
      <w:ins w:id="877" w:author="Tandon, Akshat" w:date="2017-05-29T11:12:00Z">
        <w:r>
          <w:t xml:space="preserve"> function</w:t>
        </w:r>
      </w:ins>
      <w:ins w:id="878" w:author="Tandon, Akshat" w:date="2017-05-29T11:13:00Z">
        <w:r>
          <w:t>,</w:t>
        </w:r>
      </w:ins>
      <w:ins w:id="879" w:author="Tandon, Akshat" w:date="2017-05-29T11:12:00Z">
        <w:r>
          <w:t xml:space="preserve"> which can be re-used</w:t>
        </w:r>
      </w:ins>
      <w:ins w:id="880" w:author="Tandon, Akshat" w:date="2017-05-29T11:27:00Z">
        <w:r w:rsidR="00F90126">
          <w:t xml:space="preserve"> in another project</w:t>
        </w:r>
      </w:ins>
      <w:ins w:id="881" w:author="Tandon, Akshat" w:date="2017-05-29T11:12:00Z">
        <w:r>
          <w:t>.</w:t>
        </w:r>
      </w:ins>
      <w:ins w:id="882" w:author="Tandon, Akshat" w:date="2017-05-29T11:14:00Z">
        <w:r>
          <w:t xml:space="preserve"> The keyword “import” is used to create a reference to</w:t>
        </w:r>
      </w:ins>
      <w:ins w:id="883" w:author="Tandon, Akshat" w:date="2017-05-29T11:20:00Z">
        <w:r w:rsidR="006138CB">
          <w:t xml:space="preserve"> these</w:t>
        </w:r>
      </w:ins>
      <w:ins w:id="884" w:author="Tandon, Akshat" w:date="2017-05-29T11:14:00Z">
        <w:r w:rsidR="006138CB">
          <w:t xml:space="preserve"> modules in a project and then the </w:t>
        </w:r>
      </w:ins>
      <w:ins w:id="885" w:author="Tandon, Akshat" w:date="2017-05-29T11:20:00Z">
        <w:r w:rsidR="006138CB">
          <w:t>functions</w:t>
        </w:r>
      </w:ins>
      <w:ins w:id="886" w:author="Tandon, Akshat" w:date="2017-05-29T11:14:00Z">
        <w:r w:rsidR="006138CB">
          <w:t xml:space="preserve"> from these classes can</w:t>
        </w:r>
      </w:ins>
      <w:ins w:id="887" w:author="Tandon, Akshat" w:date="2017-05-29T11:20:00Z">
        <w:r w:rsidR="006138CB">
          <w:t xml:space="preserve"> </w:t>
        </w:r>
      </w:ins>
      <w:ins w:id="888" w:author="Tandon, Akshat" w:date="2017-05-29T11:14:00Z">
        <w:r w:rsidR="006138CB">
          <w:t>be used.</w:t>
        </w:r>
      </w:ins>
      <w:ins w:id="889" w:author="Tandon, Akshat" w:date="2017-05-29T11:20:00Z">
        <w:r w:rsidR="006138CB">
          <w:t xml:space="preserve"> </w:t>
        </w:r>
      </w:ins>
    </w:p>
    <w:tbl>
      <w:tblPr>
        <w:tblStyle w:val="TableGrid"/>
        <w:tblW w:w="0" w:type="auto"/>
        <w:tblLook w:val="04A0" w:firstRow="1" w:lastRow="0" w:firstColumn="1" w:lastColumn="0" w:noHBand="0" w:noVBand="1"/>
      </w:tblPr>
      <w:tblGrid>
        <w:gridCol w:w="9056"/>
      </w:tblGrid>
      <w:tr w:rsidR="006138CB" w14:paraId="28DA0408" w14:textId="77777777" w:rsidTr="006138CB">
        <w:trPr>
          <w:ins w:id="890" w:author="Tandon, Akshat" w:date="2017-05-29T11:21:00Z"/>
        </w:trPr>
        <w:tc>
          <w:tcPr>
            <w:tcW w:w="9056" w:type="dxa"/>
          </w:tcPr>
          <w:p w14:paraId="253A4DF0" w14:textId="4FADD1C4"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91" w:author="Tandon, Akshat" w:date="2017-05-29T11:22:00Z"/>
                <w:rFonts w:ascii="Consolas" w:hAnsi="Consolas" w:cs="Courier New"/>
                <w:noProof/>
                <w:color w:val="242729"/>
                <w:sz w:val="24"/>
                <w:szCs w:val="24"/>
                <w:bdr w:val="none" w:sz="0" w:space="0" w:color="auto" w:frame="1"/>
                <w:shd w:val="clear" w:color="auto" w:fill="EFF0F1"/>
                <w:lang w:val="en-GB" w:eastAsia="en-GB"/>
              </w:rPr>
            </w:pPr>
            <w:ins w:id="892" w:author="Tandon, Akshat" w:date="2017-05-29T11:22:00Z">
              <w:r>
                <w:rPr>
                  <w:rFonts w:ascii="Consolas" w:hAnsi="Consolas" w:cs="Courier New"/>
                  <w:noProof/>
                  <w:color w:val="242729"/>
                  <w:sz w:val="24"/>
                  <w:szCs w:val="24"/>
                  <w:bdr w:val="none" w:sz="0" w:space="0" w:color="auto" w:frame="1"/>
                  <w:shd w:val="clear" w:color="auto" w:fill="EFF0F1"/>
                  <w:lang w:val="en-GB" w:eastAsia="en-GB"/>
                </w:rPr>
                <w:t># importing the whole datetime</w:t>
              </w:r>
            </w:ins>
            <w:ins w:id="893" w:author="Tandon, Akshat" w:date="2017-05-29T11:25:00Z">
              <w:r w:rsidR="00556D4F">
                <w:rPr>
                  <w:rFonts w:ascii="Consolas" w:hAnsi="Consolas" w:cs="Courier New"/>
                  <w:noProof/>
                  <w:color w:val="242729"/>
                  <w:sz w:val="24"/>
                  <w:szCs w:val="24"/>
                  <w:bdr w:val="none" w:sz="0" w:space="0" w:color="auto" w:frame="1"/>
                  <w:shd w:val="clear" w:color="auto" w:fill="EFF0F1"/>
                  <w:lang w:val="en-GB" w:eastAsia="en-GB"/>
                </w:rPr>
                <w:t xml:space="preserve"> module</w:t>
              </w:r>
            </w:ins>
            <w:ins w:id="894" w:author="Tandon, Akshat" w:date="2017-05-29T11:22:00Z">
              <w:r w:rsidR="00B87FAC">
                <w:rPr>
                  <w:rFonts w:ascii="Consolas" w:hAnsi="Consolas" w:cs="Courier New"/>
                  <w:noProof/>
                  <w:color w:val="242729"/>
                  <w:sz w:val="24"/>
                  <w:szCs w:val="24"/>
                  <w:bdr w:val="none" w:sz="0" w:space="0" w:color="auto" w:frame="1"/>
                  <w:shd w:val="clear" w:color="auto" w:fill="EFF0F1"/>
                  <w:lang w:val="en-GB" w:eastAsia="en-GB"/>
                </w:rPr>
                <w:t xml:space="preserve"> and creating an alias dt</w:t>
              </w:r>
            </w:ins>
          </w:p>
          <w:p w14:paraId="7CB183B7" w14:textId="39BE2DD0" w:rsidR="00D25AFE" w:rsidRDefault="00D25AFE"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95" w:author="Tandon, Akshat" w:date="2017-05-29T11:25:00Z"/>
                <w:rFonts w:ascii="Consolas" w:hAnsi="Consolas" w:cs="Courier New"/>
                <w:noProof/>
                <w:color w:val="242729"/>
                <w:sz w:val="24"/>
                <w:szCs w:val="24"/>
                <w:bdr w:val="none" w:sz="0" w:space="0" w:color="auto" w:frame="1"/>
                <w:shd w:val="clear" w:color="auto" w:fill="EFF0F1"/>
                <w:lang w:val="en-GB" w:eastAsia="en-GB"/>
              </w:rPr>
            </w:pPr>
            <w:ins w:id="896" w:author="Tandon, Akshat" w:date="2017-05-29T11:22:00Z">
              <w:r w:rsidRPr="00D25AFE">
                <w:rPr>
                  <w:rFonts w:ascii="Consolas" w:hAnsi="Consolas" w:cs="Courier New"/>
                  <w:noProof/>
                  <w:color w:val="242729"/>
                  <w:sz w:val="24"/>
                  <w:szCs w:val="24"/>
                  <w:bdr w:val="none" w:sz="0" w:space="0" w:color="auto" w:frame="1"/>
                  <w:shd w:val="clear" w:color="auto" w:fill="EFF0F1"/>
                  <w:lang w:val="en-GB" w:eastAsia="en-GB"/>
                  <w:rPrChange w:id="897" w:author="Tandon, Akshat" w:date="2017-05-29T11:22:00Z">
                    <w:rPr>
                      <w:rFonts w:ascii="Consolas" w:hAnsi="Consolas" w:cs="Courier New"/>
                      <w:color w:val="242729"/>
                      <w:sz w:val="20"/>
                      <w:szCs w:val="20"/>
                      <w:bdr w:val="none" w:sz="0" w:space="0" w:color="auto" w:frame="1"/>
                      <w:shd w:val="clear" w:color="auto" w:fill="EFF0F1"/>
                      <w:lang w:val="en-GB" w:eastAsia="en-GB"/>
                    </w:rPr>
                  </w:rPrChange>
                </w:rPr>
                <w:t>import datetime</w:t>
              </w:r>
            </w:ins>
            <w:ins w:id="898" w:author="Tandon, Akshat" w:date="2017-05-29T11:25:00Z">
              <w:r w:rsidR="00B87FAC">
                <w:rPr>
                  <w:rFonts w:ascii="Consolas" w:hAnsi="Consolas" w:cs="Courier New"/>
                  <w:noProof/>
                  <w:color w:val="242729"/>
                  <w:sz w:val="24"/>
                  <w:szCs w:val="24"/>
                  <w:bdr w:val="none" w:sz="0" w:space="0" w:color="auto" w:frame="1"/>
                  <w:shd w:val="clear" w:color="auto" w:fill="EFF0F1"/>
                  <w:lang w:val="en-GB" w:eastAsia="en-GB"/>
                </w:rPr>
                <w:t xml:space="preserve"> as dt</w:t>
              </w:r>
            </w:ins>
          </w:p>
          <w:p w14:paraId="712B388A" w14:textId="6EC8AE0E" w:rsidR="00556D4F" w:rsidRPr="00D25AFE" w:rsidRDefault="00556D4F" w:rsidP="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899" w:author="Tandon, Akshat" w:date="2017-05-29T11:22:00Z"/>
                <w:rFonts w:ascii="Consolas" w:hAnsi="Consolas" w:cs="Courier New"/>
                <w:noProof/>
                <w:color w:val="242729"/>
                <w:sz w:val="24"/>
                <w:szCs w:val="24"/>
                <w:bdr w:val="none" w:sz="0" w:space="0" w:color="auto" w:frame="1"/>
                <w:shd w:val="clear" w:color="auto" w:fill="EFF0F1"/>
                <w:lang w:val="en-GB" w:eastAsia="en-GB"/>
                <w:rPrChange w:id="900" w:author="Tandon, Akshat" w:date="2017-05-29T11:22:00Z">
                  <w:rPr>
                    <w:ins w:id="901" w:author="Tandon, Akshat" w:date="2017-05-29T11:22:00Z"/>
                    <w:rFonts w:ascii="Consolas" w:hAnsi="Consolas" w:cs="Courier New"/>
                    <w:color w:val="242729"/>
                    <w:sz w:val="20"/>
                    <w:szCs w:val="20"/>
                    <w:bdr w:val="none" w:sz="0" w:space="0" w:color="auto" w:frame="1"/>
                    <w:shd w:val="clear" w:color="auto" w:fill="EFF0F1"/>
                    <w:lang w:val="en-GB" w:eastAsia="en-GB"/>
                  </w:rPr>
                </w:rPrChange>
              </w:rPr>
            </w:pPr>
            <w:ins w:id="902" w:author="Tandon, Akshat" w:date="2017-05-29T11:25:00Z">
              <w:r>
                <w:rPr>
                  <w:rFonts w:ascii="Consolas" w:hAnsi="Consolas" w:cs="Courier New"/>
                  <w:noProof/>
                  <w:color w:val="242729"/>
                  <w:sz w:val="24"/>
                  <w:szCs w:val="24"/>
                  <w:bdr w:val="none" w:sz="0" w:space="0" w:color="auto" w:frame="1"/>
                  <w:shd w:val="clear" w:color="auto" w:fill="EFF0F1"/>
                  <w:lang w:val="en-GB" w:eastAsia="en-GB"/>
                </w:rPr>
                <w:t># importing only the classes timedelta and date from the datetime</w:t>
              </w:r>
            </w:ins>
          </w:p>
          <w:p w14:paraId="20FD19F8" w14:textId="29BBD07E" w:rsidR="006138CB" w:rsidRPr="00D25AFE" w:rsidRDefault="00D25AF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903" w:author="Tandon, Akshat" w:date="2017-05-29T11:21:00Z"/>
                <w:rFonts w:ascii="Consolas" w:hAnsi="Consolas" w:cs="Courier New"/>
                <w:color w:val="242729"/>
                <w:sz w:val="20"/>
                <w:szCs w:val="20"/>
                <w:lang w:val="en-GB" w:eastAsia="en-GB"/>
                <w:rPrChange w:id="904" w:author="Tandon, Akshat" w:date="2017-05-29T11:22:00Z">
                  <w:rPr>
                    <w:ins w:id="905" w:author="Tandon, Akshat" w:date="2017-05-29T11:21:00Z"/>
                  </w:rPr>
                </w:rPrChange>
              </w:rPr>
              <w:pPrChange w:id="906" w:author="Tandon, Akshat" w:date="2017-05-29T11:22:00Z">
                <w:pPr>
                  <w:pStyle w:val="1Para"/>
                  <w:ind w:firstLine="0"/>
                </w:pPr>
              </w:pPrChange>
            </w:pPr>
            <w:ins w:id="907" w:author="Tandon, Akshat" w:date="2017-05-29T11:22:00Z">
              <w:r w:rsidRPr="00D25AFE">
                <w:rPr>
                  <w:rFonts w:ascii="Consolas" w:hAnsi="Consolas" w:cs="Courier New"/>
                  <w:noProof/>
                  <w:color w:val="242729"/>
                  <w:sz w:val="24"/>
                  <w:szCs w:val="24"/>
                  <w:bdr w:val="none" w:sz="0" w:space="0" w:color="auto" w:frame="1"/>
                  <w:shd w:val="clear" w:color="auto" w:fill="EFF0F1"/>
                  <w:lang w:val="en-GB" w:eastAsia="en-GB"/>
                  <w:rPrChange w:id="908" w:author="Tandon, Akshat" w:date="2017-05-29T11:22:00Z">
                    <w:rPr>
                      <w:rFonts w:ascii="Consolas" w:hAnsi="Consolas" w:cs="Courier New"/>
                      <w:color w:val="242729"/>
                      <w:sz w:val="20"/>
                      <w:szCs w:val="20"/>
                      <w:bdr w:val="none" w:sz="0" w:space="0" w:color="auto" w:frame="1"/>
                      <w:shd w:val="clear" w:color="auto" w:fill="EFF0F1"/>
                      <w:lang w:val="en-GB" w:eastAsia="en-GB"/>
                    </w:rPr>
                  </w:rPrChange>
                </w:rPr>
                <w:t>from datetime import timedelta, date</w:t>
              </w:r>
            </w:ins>
          </w:p>
        </w:tc>
      </w:tr>
    </w:tbl>
    <w:p w14:paraId="4FD923CC" w14:textId="77777777" w:rsidR="006138CB" w:rsidRDefault="006138CB">
      <w:pPr>
        <w:pStyle w:val="1Para"/>
        <w:ind w:firstLine="0"/>
        <w:rPr>
          <w:ins w:id="909" w:author="Tandon, Akshat" w:date="2017-05-29T11:25:00Z"/>
        </w:rPr>
        <w:pPrChange w:id="910" w:author="Tandon, Akshat" w:date="2017-05-29T11:20:00Z">
          <w:pPr>
            <w:pStyle w:val="Heading5"/>
          </w:pPr>
        </w:pPrChange>
      </w:pPr>
    </w:p>
    <w:p w14:paraId="6A29D652" w14:textId="4439CB6C" w:rsidR="00161D36" w:rsidRDefault="00F90126">
      <w:pPr>
        <w:pStyle w:val="1Para"/>
        <w:ind w:firstLine="0"/>
        <w:rPr>
          <w:ins w:id="911" w:author="Tandon, Akshat" w:date="2017-05-29T11:32:00Z"/>
        </w:rPr>
        <w:pPrChange w:id="912" w:author="Tandon, Akshat" w:date="2017-05-29T11:20:00Z">
          <w:pPr>
            <w:pStyle w:val="Heading5"/>
          </w:pPr>
        </w:pPrChange>
      </w:pPr>
      <w:ins w:id="913" w:author="Tandon, Akshat" w:date="2017-05-29T11:27:00Z">
        <w:r>
          <w:tab/>
          <w:t xml:space="preserve">An exhaustive list of all the packages </w:t>
        </w:r>
      </w:ins>
      <w:ins w:id="914" w:author="Tandon, Akshat" w:date="2017-05-29T11:28:00Z">
        <w:r>
          <w:t xml:space="preserve">publicly </w:t>
        </w:r>
      </w:ins>
      <w:ins w:id="915" w:author="Tandon, Akshat" w:date="2017-05-29T11:27:00Z">
        <w:r>
          <w:t>available for Python</w:t>
        </w:r>
      </w:ins>
      <w:ins w:id="916" w:author="Tandon, Akshat" w:date="2017-05-29T11:28:00Z">
        <w:r>
          <w:t xml:space="preserve"> </w:t>
        </w:r>
      </w:ins>
      <w:ins w:id="917" w:author="Tandon, Akshat" w:date="2017-05-29T11:31:00Z">
        <w:r w:rsidR="00E209E6">
          <w:t>is</w:t>
        </w:r>
      </w:ins>
      <w:ins w:id="918" w:author="Tandon, Akshat" w:date="2017-05-29T11:28:00Z">
        <w:r>
          <w:t xml:space="preserve"> </w:t>
        </w:r>
      </w:ins>
      <w:ins w:id="919" w:author="Tandon, Akshat" w:date="2017-05-29T11:29:00Z">
        <w:r w:rsidR="00D37834">
          <w:t>available</w:t>
        </w:r>
      </w:ins>
      <w:ins w:id="920" w:author="Tandon, Akshat" w:date="2017-05-29T11:28:00Z">
        <w:r>
          <w:t xml:space="preserve"> on </w:t>
        </w:r>
      </w:ins>
      <w:proofErr w:type="spellStart"/>
      <w:ins w:id="921" w:author="Tandon, Akshat" w:date="2017-05-29T11:27:00Z">
        <w:r w:rsidR="00E209E6">
          <w:t>PyPI</w:t>
        </w:r>
      </w:ins>
      <w:proofErr w:type="spellEnd"/>
      <w:ins w:id="922" w:author="Tandon, Akshat" w:date="2017-05-29T11:31:00Z">
        <w:r w:rsidR="00E209E6">
          <w:rPr>
            <w:rStyle w:val="EndnoteReference"/>
          </w:rPr>
          <w:endnoteReference w:id="7"/>
        </w:r>
      </w:ins>
      <w:ins w:id="930" w:author="Tandon, Akshat" w:date="2017-05-29T11:27:00Z">
        <w:r w:rsidR="00E209E6">
          <w:t>.</w:t>
        </w:r>
      </w:ins>
    </w:p>
    <w:p w14:paraId="37E23E8F" w14:textId="77777777" w:rsidR="00E01F9B" w:rsidRDefault="00E01F9B">
      <w:pPr>
        <w:pStyle w:val="1Para"/>
        <w:ind w:firstLine="0"/>
        <w:rPr>
          <w:ins w:id="931" w:author="Tandon, Akshat" w:date="2017-05-29T11:32:00Z"/>
        </w:rPr>
        <w:pPrChange w:id="932" w:author="Tandon, Akshat" w:date="2017-05-29T11:20:00Z">
          <w:pPr>
            <w:pStyle w:val="Heading5"/>
          </w:pPr>
        </w:pPrChange>
      </w:pPr>
    </w:p>
    <w:p w14:paraId="7D86C8B1" w14:textId="3553ADAE" w:rsidR="00E01F9B" w:rsidRDefault="00437EE0">
      <w:pPr>
        <w:pStyle w:val="1Para"/>
        <w:rPr>
          <w:ins w:id="933" w:author="Tandon, Akshat" w:date="2017-05-29T11:35:00Z"/>
        </w:rPr>
        <w:pPrChange w:id="934" w:author="Tandon, Akshat" w:date="2017-05-29T11:32:00Z">
          <w:pPr>
            <w:pStyle w:val="Heading5"/>
          </w:pPr>
        </w:pPrChange>
      </w:pPr>
      <w:ins w:id="935" w:author="Tandon, Akshat" w:date="2017-05-29T11:32:00Z">
        <w:r>
          <w:t xml:space="preserve">Apart from the several packages that come by default with Python, a few other </w:t>
        </w:r>
      </w:ins>
      <w:ins w:id="936" w:author="Tandon, Akshat" w:date="2017-05-29T11:33:00Z">
        <w:r>
          <w:t>were also</w:t>
        </w:r>
      </w:ins>
      <w:ins w:id="937" w:author="Tandon, Akshat" w:date="2017-05-29T11:32:00Z">
        <w:r>
          <w:t xml:space="preserve"> used</w:t>
        </w:r>
      </w:ins>
      <w:ins w:id="938" w:author="Tandon, Akshat" w:date="2017-05-29T11:33:00Z">
        <w:r>
          <w:t xml:space="preserve"> while </w:t>
        </w:r>
        <w:r w:rsidR="003C39B3">
          <w:t xml:space="preserve">developing </w:t>
        </w:r>
        <w:r w:rsidR="003C39B3" w:rsidRPr="003C39B3">
          <w:rPr>
            <w:i/>
            <w:sz w:val="24"/>
            <w:rPrChange w:id="939" w:author="Tandon, Akshat" w:date="2017-05-29T11:35:00Z">
              <w:rPr>
                <w:b w:val="0"/>
              </w:rPr>
            </w:rPrChange>
          </w:rPr>
          <w:t>Testrek</w:t>
        </w:r>
      </w:ins>
      <w:ins w:id="940" w:author="Tandon, Akshat" w:date="2017-05-29T11:35:00Z">
        <w:r w:rsidR="00D85AD4">
          <w:t>. I brief introduction to each one of them is mentioned in this section.</w:t>
        </w:r>
      </w:ins>
    </w:p>
    <w:p w14:paraId="1935859E" w14:textId="0F0A89EA" w:rsidR="00D85AD4" w:rsidRDefault="00D85AD4">
      <w:pPr>
        <w:pStyle w:val="Heading5"/>
        <w:rPr>
          <w:ins w:id="941" w:author="Tandon, Akshat" w:date="2017-05-29T11:37:00Z"/>
        </w:rPr>
      </w:pPr>
      <w:ins w:id="942" w:author="Tandon, Akshat" w:date="2017-05-29T11:37:00Z">
        <w:r>
          <w:t>Requests (v. 2.14.2)</w:t>
        </w:r>
      </w:ins>
    </w:p>
    <w:p w14:paraId="1F4002EC" w14:textId="77777777" w:rsidR="00AD1529" w:rsidRDefault="00D7173B">
      <w:pPr>
        <w:pStyle w:val="1Para"/>
        <w:rPr>
          <w:ins w:id="943" w:author="Tandon, Akshat" w:date="2017-05-30T10:41:00Z"/>
        </w:rPr>
        <w:pPrChange w:id="944" w:author="Tandon, Akshat" w:date="2017-05-29T11:37:00Z">
          <w:pPr>
            <w:pStyle w:val="Heading5"/>
          </w:pPr>
        </w:pPrChange>
      </w:pPr>
      <w:ins w:id="945" w:author="Tandon, Akshat" w:date="2017-05-29T11:41:00Z">
        <w:r>
          <w:rPr>
            <w:lang w:val="en-US"/>
          </w:rPr>
          <w:t xml:space="preserve">Requests is </w:t>
        </w:r>
      </w:ins>
      <w:ins w:id="946" w:author="Tandon, Akshat" w:date="2017-05-29T11:42:00Z">
        <w:r>
          <w:rPr>
            <w:lang w:val="en-US"/>
          </w:rPr>
          <w:t>a HTTP library for Python</w:t>
        </w:r>
        <w:r w:rsidR="00AD6D34">
          <w:rPr>
            <w:lang w:val="en-US"/>
          </w:rPr>
          <w:t xml:space="preserve">, which send </w:t>
        </w:r>
      </w:ins>
      <w:ins w:id="947" w:author="Tandon, Akshat" w:date="2017-05-30T10:30:00Z">
        <w:r w:rsidR="00AD6D34" w:rsidRPr="00AD6D34">
          <w:rPr>
            <w:lang w:val="en-US"/>
          </w:rPr>
          <w:t>HTTP/1.1 requests</w:t>
        </w:r>
        <w:r w:rsidR="00AD6D34">
          <w:rPr>
            <w:lang w:val="en-US"/>
          </w:rPr>
          <w:t xml:space="preserve"> without the need for much of </w:t>
        </w:r>
      </w:ins>
      <w:ins w:id="948" w:author="Tandon, Akshat" w:date="2017-05-30T10:31:00Z">
        <w:r w:rsidR="005C53D7">
          <w:rPr>
            <w:lang w:val="en-US"/>
          </w:rPr>
          <w:t>work that is required to be taken care of while sending a HTTP request.</w:t>
        </w:r>
      </w:ins>
      <w:ins w:id="949" w:author="Tandon, Akshat" w:date="2017-05-30T10:32:00Z">
        <w:r w:rsidR="005C53D7">
          <w:rPr>
            <w:lang w:val="en-US"/>
          </w:rPr>
          <w:t xml:space="preserve"> </w:t>
        </w:r>
      </w:ins>
      <w:ins w:id="950" w:author="Tandon, Akshat" w:date="2017-05-30T10:33:00Z">
        <w:r w:rsidR="005C53D7">
          <w:rPr>
            <w:lang w:val="en-US"/>
          </w:rPr>
          <w:t>For</w:t>
        </w:r>
      </w:ins>
      <w:ins w:id="951" w:author="Tandon, Akshat" w:date="2017-05-30T10:32:00Z">
        <w:r w:rsidR="005C53D7">
          <w:rPr>
            <w:lang w:val="en-US"/>
          </w:rPr>
          <w:t xml:space="preserve"> example, there is no need to </w:t>
        </w:r>
      </w:ins>
      <w:ins w:id="952" w:author="Tandon, Akshat" w:date="2017-05-30T10:33:00Z">
        <w:r w:rsidR="005C53D7">
          <w:rPr>
            <w:lang w:val="en-US"/>
          </w:rPr>
          <w:t>manually</w:t>
        </w:r>
      </w:ins>
      <w:ins w:id="953" w:author="Tandon, Akshat" w:date="2017-05-30T10:32:00Z">
        <w:r w:rsidR="005C53D7">
          <w:rPr>
            <w:lang w:val="en-US"/>
          </w:rPr>
          <w:t xml:space="preserve"> add query strings the URLs or to form-encode the POST </w:t>
        </w:r>
      </w:ins>
      <w:ins w:id="954" w:author="Tandon, Akshat" w:date="2017-05-30T10:33:00Z">
        <w:r w:rsidR="005C53D7">
          <w:rPr>
            <w:lang w:val="en-US"/>
          </w:rPr>
          <w:t>data.</w:t>
        </w:r>
      </w:ins>
      <w:ins w:id="955" w:author="Tandon, Akshat" w:date="2017-05-30T10:35:00Z">
        <w:r w:rsidR="00DA7858">
          <w:rPr>
            <w:rStyle w:val="EndnoteReference"/>
            <w:lang w:val="en-US"/>
          </w:rPr>
          <w:endnoteReference w:id="8"/>
        </w:r>
      </w:ins>
      <w:ins w:id="963" w:author="Tandon, Akshat" w:date="2017-05-30T10:33:00Z">
        <w:r w:rsidR="005C53D7">
          <w:rPr>
            <w:lang w:val="en-US"/>
          </w:rPr>
          <w:t xml:space="preserve"> Connection pooling is also taken care of in the library itself which reduces the need to custom write the related code again and again.</w:t>
        </w:r>
      </w:ins>
      <w:ins w:id="964" w:author="Tandon, Akshat" w:date="2017-05-30T10:34:00Z">
        <w:r w:rsidR="00AD1529">
          <w:rPr>
            <w:lang w:val="en-US"/>
          </w:rPr>
          <w:t xml:space="preserve"> </w:t>
        </w:r>
      </w:ins>
    </w:p>
    <w:p w14:paraId="40CBAABA" w14:textId="2BFEA559" w:rsidR="003C3D69" w:rsidRDefault="00AD1529">
      <w:pPr>
        <w:pStyle w:val="1Para"/>
        <w:rPr>
          <w:ins w:id="965" w:author="Tandon, Akshat" w:date="2017-05-30T14:37:00Z"/>
        </w:rPr>
        <w:pPrChange w:id="966" w:author="Tandon, Akshat" w:date="2017-05-29T11:37:00Z">
          <w:pPr>
            <w:pStyle w:val="Heading5"/>
          </w:pPr>
        </w:pPrChange>
      </w:pPr>
      <w:ins w:id="967" w:author="Tandon, Akshat" w:date="2017-05-30T10:42:00Z">
        <w:r w:rsidRPr="00AD1529">
          <w:rPr>
            <w:i/>
            <w:sz w:val="24"/>
            <w:lang w:val="en-US"/>
            <w:rPrChange w:id="968" w:author="Tandon, Akshat" w:date="2017-05-30T10:42:00Z">
              <w:rPr/>
            </w:rPrChange>
          </w:rPr>
          <w:t>Testrek</w:t>
        </w:r>
        <w:r>
          <w:rPr>
            <w:lang w:val="en-US"/>
          </w:rPr>
          <w:t xml:space="preserve"> </w:t>
        </w:r>
      </w:ins>
      <w:ins w:id="969" w:author="Tandon, Akshat" w:date="2017-05-30T10:48:00Z">
        <w:r w:rsidR="003C3D69">
          <w:rPr>
            <w:lang w:val="en-US"/>
          </w:rPr>
          <w:t xml:space="preserve">utilizes requests library </w:t>
        </w:r>
      </w:ins>
      <w:ins w:id="970" w:author="Tandon, Akshat" w:date="2017-05-30T10:41:00Z">
        <w:r>
          <w:rPr>
            <w:lang w:val="en-US"/>
          </w:rPr>
          <w:t xml:space="preserve">to </w:t>
        </w:r>
      </w:ins>
      <w:ins w:id="971" w:author="Tandon, Akshat" w:date="2017-05-30T10:44:00Z">
        <w:r>
          <w:rPr>
            <w:lang w:val="en-US"/>
          </w:rPr>
          <w:t xml:space="preserve">check and </w:t>
        </w:r>
      </w:ins>
      <w:ins w:id="972" w:author="Tandon, Akshat" w:date="2017-05-30T10:41:00Z">
        <w:r>
          <w:rPr>
            <w:lang w:val="en-US"/>
          </w:rPr>
          <w:t xml:space="preserve">download </w:t>
        </w:r>
      </w:ins>
      <w:ins w:id="973" w:author="Tandon, Akshat" w:date="2017-05-30T10:42:00Z">
        <w:r>
          <w:rPr>
            <w:lang w:val="en-US"/>
          </w:rPr>
          <w:t xml:space="preserve">files </w:t>
        </w:r>
      </w:ins>
      <w:ins w:id="974" w:author="Tandon, Akshat" w:date="2017-05-30T10:44:00Z">
        <w:r>
          <w:rPr>
            <w:lang w:val="en-US"/>
          </w:rPr>
          <w:t xml:space="preserve">related to each task </w:t>
        </w:r>
      </w:ins>
      <w:ins w:id="975" w:author="Tandon, Akshat" w:date="2017-05-30T10:42:00Z">
        <w:r>
          <w:rPr>
            <w:lang w:val="en-US"/>
          </w:rPr>
          <w:t>from the user</w:t>
        </w:r>
      </w:ins>
      <w:ins w:id="976" w:author="Tandon, Akshat" w:date="2017-05-30T10:43:00Z">
        <w:r>
          <w:rPr>
            <w:lang w:val="en-US"/>
          </w:rPr>
          <w:t>’s</w:t>
        </w:r>
      </w:ins>
      <w:ins w:id="977" w:author="Tandon, Akshat" w:date="2017-05-30T10:41:00Z">
        <w:r>
          <w:rPr>
            <w:lang w:val="en-US"/>
          </w:rPr>
          <w:t xml:space="preserve"> filesystem</w:t>
        </w:r>
      </w:ins>
      <w:ins w:id="978" w:author="Tandon, Akshat" w:date="2017-05-30T10:44:00Z">
        <w:r>
          <w:rPr>
            <w:lang w:val="en-US"/>
          </w:rPr>
          <w:t xml:space="preserve"> (found under </w:t>
        </w:r>
        <w:proofErr w:type="spellStart"/>
        <w:r>
          <w:rPr>
            <w:lang w:val="en-US"/>
          </w:rPr>
          <w:t>public_html</w:t>
        </w:r>
        <w:proofErr w:type="spellEnd"/>
        <w:r>
          <w:rPr>
            <w:lang w:val="en-US"/>
          </w:rPr>
          <w:t xml:space="preserve"> folder)</w:t>
        </w:r>
      </w:ins>
      <w:ins w:id="979" w:author="Tandon, Akshat" w:date="2017-05-30T10:41:00Z">
        <w:r>
          <w:rPr>
            <w:lang w:val="en-US"/>
          </w:rPr>
          <w:t xml:space="preserve"> on the </w:t>
        </w:r>
      </w:ins>
      <w:ins w:id="980" w:author="Tandon, Akshat" w:date="2017-05-30T10:42:00Z">
        <w:r>
          <w:rPr>
            <w:lang w:val="en-US"/>
          </w:rPr>
          <w:t>University</w:t>
        </w:r>
      </w:ins>
      <w:ins w:id="981" w:author="Tandon, Akshat" w:date="2017-05-30T10:41:00Z">
        <w:r>
          <w:rPr>
            <w:lang w:val="en-US"/>
          </w:rPr>
          <w:t xml:space="preserve"> </w:t>
        </w:r>
      </w:ins>
      <w:ins w:id="982" w:author="Tandon, Akshat" w:date="2017-05-30T10:43:00Z">
        <w:r>
          <w:rPr>
            <w:lang w:val="en-US"/>
          </w:rPr>
          <w:t>server</w:t>
        </w:r>
      </w:ins>
      <w:ins w:id="983" w:author="Tandon, Akshat" w:date="2017-05-30T10:41:00Z">
        <w:r>
          <w:rPr>
            <w:lang w:val="en-US"/>
          </w:rPr>
          <w:t xml:space="preserve">. </w:t>
        </w:r>
      </w:ins>
    </w:p>
    <w:p w14:paraId="60898287" w14:textId="15DB3031" w:rsidR="00A126BE" w:rsidRDefault="00E833FF">
      <w:pPr>
        <w:pStyle w:val="Heading5"/>
        <w:rPr>
          <w:ins w:id="984" w:author="Tandon, Akshat" w:date="2017-05-30T14:48:00Z"/>
        </w:rPr>
        <w:pPrChange w:id="985" w:author="Tandon, Akshat" w:date="2017-05-30T14:48:00Z">
          <w:pPr>
            <w:pStyle w:val="1Para"/>
            <w:ind w:firstLine="0"/>
          </w:pPr>
        </w:pPrChange>
      </w:pPr>
      <w:proofErr w:type="spellStart"/>
      <w:ins w:id="986" w:author="Tandon, Akshat" w:date="2017-05-30T14:37:00Z">
        <w:r>
          <w:lastRenderedPageBreak/>
          <w:t>Easygui</w:t>
        </w:r>
        <w:proofErr w:type="spellEnd"/>
        <w:r>
          <w:t xml:space="preserve"> </w:t>
        </w:r>
      </w:ins>
      <w:ins w:id="987" w:author="Tandon, Akshat" w:date="2017-05-30T14:38:00Z">
        <w:r>
          <w:t>(v. 0.98.1)</w:t>
        </w:r>
      </w:ins>
    </w:p>
    <w:p w14:paraId="688AA192" w14:textId="5F118DED" w:rsidR="00A126BE" w:rsidRPr="00A126BE" w:rsidRDefault="00A126BE">
      <w:pPr>
        <w:pStyle w:val="1Para"/>
        <w:rPr>
          <w:lang w:val="en-US"/>
          <w:rPrChange w:id="988" w:author="Tandon, Akshat" w:date="2017-05-30T14:48:00Z">
            <w:rPr>
              <w:b/>
            </w:rPr>
          </w:rPrChange>
        </w:rPr>
        <w:pPrChange w:id="989" w:author="Tandon, Akshat" w:date="2017-05-30T14:48:00Z">
          <w:pPr>
            <w:pStyle w:val="1Para"/>
            <w:ind w:firstLine="0"/>
          </w:pPr>
        </w:pPrChange>
      </w:pPr>
      <w:proofErr w:type="spellStart"/>
      <w:ins w:id="990" w:author="Tandon, Akshat" w:date="2017-05-30T14:48:00Z">
        <w:r>
          <w:rPr>
            <w:lang w:val="en-US"/>
          </w:rPr>
          <w:t>EasyGUI</w:t>
        </w:r>
        <w:proofErr w:type="spellEnd"/>
        <w:r>
          <w:rPr>
            <w:lang w:val="en-US"/>
          </w:rPr>
          <w:t xml:space="preserve"> is a simple yet robust GUI written in Python. It is not event dri</w:t>
        </w:r>
      </w:ins>
      <w:ins w:id="991" w:author="Tandon, Akshat" w:date="2017-05-30T14:49:00Z">
        <w:r>
          <w:rPr>
            <w:lang w:val="en-US"/>
          </w:rPr>
          <w:t>v</w:t>
        </w:r>
      </w:ins>
      <w:ins w:id="992" w:author="Tandon, Akshat" w:date="2017-05-30T14:48:00Z">
        <w:r>
          <w:rPr>
            <w:lang w:val="en-US"/>
          </w:rPr>
          <w:t>en</w:t>
        </w:r>
      </w:ins>
      <w:ins w:id="993" w:author="Tandon, Akshat" w:date="2017-05-30T14:49:00Z">
        <w:r>
          <w:rPr>
            <w:lang w:val="en-US"/>
          </w:rPr>
          <w:t xml:space="preserve"> instead all the GUI interactions are </w:t>
        </w:r>
      </w:ins>
      <w:ins w:id="994" w:author="Tandon, Akshat" w:date="2017-05-30T14:50:00Z">
        <w:r>
          <w:rPr>
            <w:lang w:val="en-US"/>
          </w:rPr>
          <w:t>invoked by simple function calls.</w:t>
        </w:r>
      </w:ins>
      <w:ins w:id="995" w:author="Tandon, Akshat" w:date="2017-05-30T14:51:00Z">
        <w:r>
          <w:rPr>
            <w:rStyle w:val="EndnoteReference"/>
            <w:lang w:val="en-US"/>
          </w:rPr>
          <w:endnoteReference w:id="9"/>
        </w:r>
      </w:ins>
    </w:p>
    <w:p w14:paraId="2E5ABCD0" w14:textId="54F66B14" w:rsidR="00AD6F8B" w:rsidRDefault="00F1365C" w:rsidP="00AD6F8B">
      <w:pPr>
        <w:pStyle w:val="Heading1"/>
      </w:pPr>
      <w:bookmarkStart w:id="1000" w:name="_Toc483818999"/>
      <w:r>
        <w:lastRenderedPageBreak/>
        <w:t>Technical walkthrough</w:t>
      </w:r>
      <w:bookmarkEnd w:id="1000"/>
    </w:p>
    <w:p w14:paraId="115E2FEA" w14:textId="77777777" w:rsidR="00801DD0" w:rsidRDefault="00801DD0" w:rsidP="00801DD0">
      <w:pPr>
        <w:pStyle w:val="1Para"/>
        <w:rPr>
          <w:lang w:val="en-US"/>
        </w:rPr>
      </w:pPr>
      <w:r>
        <w:rPr>
          <w:lang w:val="en-US"/>
        </w:rPr>
        <w:t>Below is a list of all the standardization and suppositions that were required to be made before building the software solution:</w:t>
      </w:r>
    </w:p>
    <w:p w14:paraId="160A105F" w14:textId="77777777" w:rsidR="00E833FF" w:rsidRDefault="00E833FF" w:rsidP="00E833FF">
      <w:pPr>
        <w:pStyle w:val="1Para"/>
        <w:rPr>
          <w:ins w:id="1001" w:author="Tandon, Akshat" w:date="2017-05-30T14:38:00Z"/>
          <w:lang w:val="en-US"/>
        </w:rPr>
      </w:pPr>
      <w:ins w:id="1002" w:author="Tandon, Akshat" w:date="2017-05-30T14:38:00Z">
        <w:r>
          <w:rPr>
            <w:lang w:val="en-US"/>
          </w:rPr>
          <w:t xml:space="preserve">The </w:t>
        </w:r>
        <w:r w:rsidRPr="00356C9B">
          <w:rPr>
            <w:rFonts w:ascii="Consolas" w:hAnsi="Consolas" w:cs="Courier New"/>
            <w:noProof/>
            <w:color w:val="242729"/>
            <w:szCs w:val="24"/>
            <w:bdr w:val="none" w:sz="0" w:space="0" w:color="auto" w:frame="1"/>
            <w:shd w:val="clear" w:color="auto" w:fill="EFF0F1"/>
            <w:lang w:val="en-GB" w:eastAsia="en-GB"/>
          </w:rPr>
          <w:t>file_download</w:t>
        </w:r>
        <w:r>
          <w:rPr>
            <w:lang w:val="en-US"/>
          </w:rPr>
          <w:t xml:space="preserve"> function defined below is used to download the files from the server. The </w:t>
        </w:r>
        <w:r w:rsidRPr="00356C9B">
          <w:rPr>
            <w:rFonts w:ascii="Consolas" w:hAnsi="Consolas" w:cs="Courier New"/>
            <w:noProof/>
            <w:color w:val="242729"/>
            <w:szCs w:val="24"/>
            <w:bdr w:val="none" w:sz="0" w:space="0" w:color="auto" w:frame="1"/>
            <w:shd w:val="clear" w:color="auto" w:fill="EFF0F1"/>
            <w:lang w:val="en-GB" w:eastAsia="en-GB"/>
          </w:rPr>
          <w:t>requests.get</w:t>
        </w:r>
        <w:r w:rsidRPr="00356C9B">
          <w:rPr>
            <w:lang w:val="en-US"/>
          </w:rPr>
          <w:t xml:space="preserve"> </w:t>
        </w:r>
        <w:r>
          <w:rPr>
            <w:lang w:val="en-US"/>
          </w:rPr>
          <w:t>method returns the response from the URL that is provided as a parameter. The function proceeds if the URL can be reached by checking the status code of the response method. Below are some status codes that can be returned by a server:</w:t>
        </w:r>
      </w:ins>
    </w:p>
    <w:tbl>
      <w:tblPr>
        <w:tblStyle w:val="TableGrid"/>
        <w:tblW w:w="0" w:type="auto"/>
        <w:jc w:val="center"/>
        <w:tblLook w:val="04A0" w:firstRow="1" w:lastRow="0" w:firstColumn="1" w:lastColumn="0" w:noHBand="0" w:noVBand="1"/>
      </w:tblPr>
      <w:tblGrid>
        <w:gridCol w:w="4528"/>
        <w:gridCol w:w="4528"/>
      </w:tblGrid>
      <w:tr w:rsidR="00E833FF" w14:paraId="2BBED382" w14:textId="77777777" w:rsidTr="001930C3">
        <w:trPr>
          <w:jc w:val="center"/>
          <w:ins w:id="1003" w:author="Tandon, Akshat" w:date="2017-05-30T14:38:00Z"/>
        </w:trPr>
        <w:tc>
          <w:tcPr>
            <w:tcW w:w="4528" w:type="dxa"/>
          </w:tcPr>
          <w:p w14:paraId="1B22C41C" w14:textId="77777777" w:rsidR="00E833FF" w:rsidRDefault="00E833FF" w:rsidP="001930C3">
            <w:pPr>
              <w:pStyle w:val="1Para"/>
              <w:ind w:firstLine="0"/>
              <w:jc w:val="center"/>
              <w:rPr>
                <w:ins w:id="1004" w:author="Tandon, Akshat" w:date="2017-05-30T14:38:00Z"/>
                <w:lang w:val="en-US"/>
              </w:rPr>
            </w:pPr>
            <w:ins w:id="1005" w:author="Tandon, Akshat" w:date="2017-05-30T14:38:00Z">
              <w:r>
                <w:rPr>
                  <w:lang w:val="en-US"/>
                </w:rPr>
                <w:t>Code</w:t>
              </w:r>
            </w:ins>
          </w:p>
        </w:tc>
        <w:tc>
          <w:tcPr>
            <w:tcW w:w="4528" w:type="dxa"/>
          </w:tcPr>
          <w:p w14:paraId="1FCA3779" w14:textId="77777777" w:rsidR="00E833FF" w:rsidRDefault="00E833FF" w:rsidP="001930C3">
            <w:pPr>
              <w:pStyle w:val="1Para"/>
              <w:ind w:firstLine="0"/>
              <w:jc w:val="center"/>
              <w:rPr>
                <w:ins w:id="1006" w:author="Tandon, Akshat" w:date="2017-05-30T14:38:00Z"/>
                <w:lang w:val="en-US"/>
              </w:rPr>
            </w:pPr>
            <w:ins w:id="1007" w:author="Tandon, Akshat" w:date="2017-05-30T14:38:00Z">
              <w:r>
                <w:rPr>
                  <w:lang w:val="en-US"/>
                </w:rPr>
                <w:t>Description</w:t>
              </w:r>
            </w:ins>
          </w:p>
        </w:tc>
      </w:tr>
      <w:tr w:rsidR="00E833FF" w14:paraId="4A73DE15" w14:textId="77777777" w:rsidTr="001930C3">
        <w:trPr>
          <w:jc w:val="center"/>
          <w:ins w:id="1008" w:author="Tandon, Akshat" w:date="2017-05-30T14:38:00Z"/>
        </w:trPr>
        <w:tc>
          <w:tcPr>
            <w:tcW w:w="4528" w:type="dxa"/>
          </w:tcPr>
          <w:p w14:paraId="52C4DEB1" w14:textId="77777777" w:rsidR="00E833FF" w:rsidRDefault="00E833FF" w:rsidP="001930C3">
            <w:pPr>
              <w:pStyle w:val="1Para"/>
              <w:ind w:firstLine="0"/>
              <w:jc w:val="center"/>
              <w:rPr>
                <w:ins w:id="1009" w:author="Tandon, Akshat" w:date="2017-05-30T14:38:00Z"/>
                <w:lang w:val="en-US"/>
              </w:rPr>
            </w:pPr>
            <w:ins w:id="1010" w:author="Tandon, Akshat" w:date="2017-05-30T14:38:00Z">
              <w:r>
                <w:rPr>
                  <w:lang w:val="en-US"/>
                </w:rPr>
                <w:t>100</w:t>
              </w:r>
            </w:ins>
          </w:p>
        </w:tc>
        <w:tc>
          <w:tcPr>
            <w:tcW w:w="4528" w:type="dxa"/>
          </w:tcPr>
          <w:p w14:paraId="65A01C8B" w14:textId="77777777" w:rsidR="00E833FF" w:rsidRDefault="00E833FF" w:rsidP="001930C3">
            <w:pPr>
              <w:pStyle w:val="1Para"/>
              <w:ind w:firstLine="0"/>
              <w:jc w:val="center"/>
              <w:rPr>
                <w:ins w:id="1011" w:author="Tandon, Akshat" w:date="2017-05-30T14:38:00Z"/>
                <w:lang w:val="en-US"/>
              </w:rPr>
            </w:pPr>
            <w:ins w:id="1012" w:author="Tandon, Akshat" w:date="2017-05-30T14:38:00Z">
              <w:r>
                <w:rPr>
                  <w:lang w:val="en-US"/>
                </w:rPr>
                <w:t>Continue</w:t>
              </w:r>
            </w:ins>
          </w:p>
        </w:tc>
      </w:tr>
      <w:tr w:rsidR="00E833FF" w14:paraId="6ECD596A" w14:textId="77777777" w:rsidTr="001930C3">
        <w:trPr>
          <w:jc w:val="center"/>
          <w:ins w:id="1013" w:author="Tandon, Akshat" w:date="2017-05-30T14:38:00Z"/>
        </w:trPr>
        <w:tc>
          <w:tcPr>
            <w:tcW w:w="4528" w:type="dxa"/>
          </w:tcPr>
          <w:p w14:paraId="5A1BA072" w14:textId="77777777" w:rsidR="00E833FF" w:rsidRDefault="00E833FF" w:rsidP="001930C3">
            <w:pPr>
              <w:pStyle w:val="1Para"/>
              <w:ind w:firstLine="0"/>
              <w:jc w:val="center"/>
              <w:rPr>
                <w:ins w:id="1014" w:author="Tandon, Akshat" w:date="2017-05-30T14:38:00Z"/>
                <w:lang w:val="en-US"/>
              </w:rPr>
            </w:pPr>
            <w:ins w:id="1015" w:author="Tandon, Akshat" w:date="2017-05-30T14:38:00Z">
              <w:r>
                <w:rPr>
                  <w:lang w:val="en-US"/>
                </w:rPr>
                <w:t>200</w:t>
              </w:r>
            </w:ins>
          </w:p>
        </w:tc>
        <w:tc>
          <w:tcPr>
            <w:tcW w:w="4528" w:type="dxa"/>
          </w:tcPr>
          <w:p w14:paraId="70E726EE" w14:textId="77777777" w:rsidR="00E833FF" w:rsidRDefault="00E833FF" w:rsidP="001930C3">
            <w:pPr>
              <w:pStyle w:val="1Para"/>
              <w:ind w:firstLine="0"/>
              <w:jc w:val="center"/>
              <w:rPr>
                <w:ins w:id="1016" w:author="Tandon, Akshat" w:date="2017-05-30T14:38:00Z"/>
                <w:lang w:val="en-US"/>
              </w:rPr>
            </w:pPr>
            <w:ins w:id="1017" w:author="Tandon, Akshat" w:date="2017-05-30T14:38:00Z">
              <w:r>
                <w:rPr>
                  <w:lang w:val="en-US"/>
                </w:rPr>
                <w:t>OK</w:t>
              </w:r>
            </w:ins>
          </w:p>
        </w:tc>
      </w:tr>
      <w:tr w:rsidR="00E833FF" w14:paraId="6FD47604" w14:textId="77777777" w:rsidTr="001930C3">
        <w:trPr>
          <w:jc w:val="center"/>
          <w:ins w:id="1018" w:author="Tandon, Akshat" w:date="2017-05-30T14:38:00Z"/>
        </w:trPr>
        <w:tc>
          <w:tcPr>
            <w:tcW w:w="4528" w:type="dxa"/>
          </w:tcPr>
          <w:p w14:paraId="56EC3982" w14:textId="77777777" w:rsidR="00E833FF" w:rsidRDefault="00E833FF" w:rsidP="001930C3">
            <w:pPr>
              <w:pStyle w:val="1Para"/>
              <w:ind w:firstLine="0"/>
              <w:jc w:val="center"/>
              <w:rPr>
                <w:ins w:id="1019" w:author="Tandon, Akshat" w:date="2017-05-30T14:38:00Z"/>
                <w:lang w:val="en-US"/>
              </w:rPr>
            </w:pPr>
            <w:ins w:id="1020" w:author="Tandon, Akshat" w:date="2017-05-30T14:38:00Z">
              <w:r>
                <w:rPr>
                  <w:lang w:val="en-US"/>
                </w:rPr>
                <w:t>201</w:t>
              </w:r>
            </w:ins>
          </w:p>
        </w:tc>
        <w:tc>
          <w:tcPr>
            <w:tcW w:w="4528" w:type="dxa"/>
          </w:tcPr>
          <w:p w14:paraId="3F670FC3" w14:textId="77777777" w:rsidR="00E833FF" w:rsidRDefault="00E833FF" w:rsidP="001930C3">
            <w:pPr>
              <w:pStyle w:val="1Para"/>
              <w:ind w:firstLine="0"/>
              <w:jc w:val="center"/>
              <w:rPr>
                <w:ins w:id="1021" w:author="Tandon, Akshat" w:date="2017-05-30T14:38:00Z"/>
                <w:lang w:val="en-US"/>
              </w:rPr>
            </w:pPr>
            <w:ins w:id="1022" w:author="Tandon, Akshat" w:date="2017-05-30T14:38:00Z">
              <w:r>
                <w:rPr>
                  <w:lang w:val="en-US"/>
                </w:rPr>
                <w:t>Created</w:t>
              </w:r>
            </w:ins>
          </w:p>
        </w:tc>
      </w:tr>
      <w:tr w:rsidR="00E833FF" w14:paraId="32E32D7E" w14:textId="77777777" w:rsidTr="001930C3">
        <w:trPr>
          <w:jc w:val="center"/>
          <w:ins w:id="1023" w:author="Tandon, Akshat" w:date="2017-05-30T14:38:00Z"/>
        </w:trPr>
        <w:tc>
          <w:tcPr>
            <w:tcW w:w="4528" w:type="dxa"/>
          </w:tcPr>
          <w:p w14:paraId="44C070E9" w14:textId="77777777" w:rsidR="00E833FF" w:rsidRDefault="00E833FF" w:rsidP="001930C3">
            <w:pPr>
              <w:pStyle w:val="1Para"/>
              <w:ind w:firstLine="0"/>
              <w:jc w:val="center"/>
              <w:rPr>
                <w:ins w:id="1024" w:author="Tandon, Akshat" w:date="2017-05-30T14:38:00Z"/>
                <w:lang w:val="en-US"/>
              </w:rPr>
            </w:pPr>
            <w:ins w:id="1025" w:author="Tandon, Akshat" w:date="2017-05-30T14:38:00Z">
              <w:r>
                <w:rPr>
                  <w:lang w:val="en-US"/>
                </w:rPr>
                <w:t>202</w:t>
              </w:r>
            </w:ins>
          </w:p>
        </w:tc>
        <w:tc>
          <w:tcPr>
            <w:tcW w:w="4528" w:type="dxa"/>
          </w:tcPr>
          <w:p w14:paraId="25B8856B" w14:textId="77777777" w:rsidR="00E833FF" w:rsidRDefault="00E833FF" w:rsidP="001930C3">
            <w:pPr>
              <w:pStyle w:val="1Para"/>
              <w:ind w:firstLine="0"/>
              <w:jc w:val="center"/>
              <w:rPr>
                <w:ins w:id="1026" w:author="Tandon, Akshat" w:date="2017-05-30T14:38:00Z"/>
                <w:lang w:val="en-US"/>
              </w:rPr>
            </w:pPr>
            <w:ins w:id="1027" w:author="Tandon, Akshat" w:date="2017-05-30T14:38:00Z">
              <w:r>
                <w:rPr>
                  <w:lang w:val="en-US"/>
                </w:rPr>
                <w:t>Accepted</w:t>
              </w:r>
            </w:ins>
          </w:p>
        </w:tc>
      </w:tr>
      <w:tr w:rsidR="00E833FF" w14:paraId="6A476D53" w14:textId="77777777" w:rsidTr="001930C3">
        <w:trPr>
          <w:jc w:val="center"/>
          <w:ins w:id="1028" w:author="Tandon, Akshat" w:date="2017-05-30T14:38:00Z"/>
        </w:trPr>
        <w:tc>
          <w:tcPr>
            <w:tcW w:w="4528" w:type="dxa"/>
          </w:tcPr>
          <w:p w14:paraId="50550986" w14:textId="77777777" w:rsidR="00E833FF" w:rsidRDefault="00E833FF" w:rsidP="001930C3">
            <w:pPr>
              <w:pStyle w:val="1Para"/>
              <w:ind w:firstLine="0"/>
              <w:jc w:val="center"/>
              <w:rPr>
                <w:ins w:id="1029" w:author="Tandon, Akshat" w:date="2017-05-30T14:38:00Z"/>
                <w:lang w:val="en-US"/>
              </w:rPr>
            </w:pPr>
            <w:ins w:id="1030" w:author="Tandon, Akshat" w:date="2017-05-30T14:38:00Z">
              <w:r>
                <w:rPr>
                  <w:lang w:val="en-US"/>
                </w:rPr>
                <w:t>400</w:t>
              </w:r>
            </w:ins>
          </w:p>
        </w:tc>
        <w:tc>
          <w:tcPr>
            <w:tcW w:w="4528" w:type="dxa"/>
          </w:tcPr>
          <w:p w14:paraId="695B2FD8" w14:textId="77777777" w:rsidR="00E833FF" w:rsidRDefault="00E833FF" w:rsidP="001930C3">
            <w:pPr>
              <w:pStyle w:val="1Para"/>
              <w:ind w:firstLine="0"/>
              <w:jc w:val="center"/>
              <w:rPr>
                <w:ins w:id="1031" w:author="Tandon, Akshat" w:date="2017-05-30T14:38:00Z"/>
                <w:lang w:val="en-US"/>
              </w:rPr>
            </w:pPr>
            <w:ins w:id="1032" w:author="Tandon, Akshat" w:date="2017-05-30T14:38:00Z">
              <w:r>
                <w:rPr>
                  <w:lang w:val="en-US"/>
                </w:rPr>
                <w:t>Bad Request</w:t>
              </w:r>
            </w:ins>
          </w:p>
        </w:tc>
      </w:tr>
      <w:tr w:rsidR="00E833FF" w14:paraId="3BDAA833" w14:textId="77777777" w:rsidTr="001930C3">
        <w:trPr>
          <w:jc w:val="center"/>
          <w:ins w:id="1033" w:author="Tandon, Akshat" w:date="2017-05-30T14:38:00Z"/>
        </w:trPr>
        <w:tc>
          <w:tcPr>
            <w:tcW w:w="4528" w:type="dxa"/>
          </w:tcPr>
          <w:p w14:paraId="5139ECA8" w14:textId="77777777" w:rsidR="00E833FF" w:rsidRDefault="00E833FF" w:rsidP="001930C3">
            <w:pPr>
              <w:pStyle w:val="1Para"/>
              <w:ind w:firstLine="0"/>
              <w:jc w:val="center"/>
              <w:rPr>
                <w:ins w:id="1034" w:author="Tandon, Akshat" w:date="2017-05-30T14:38:00Z"/>
                <w:lang w:val="en-US"/>
              </w:rPr>
            </w:pPr>
            <w:ins w:id="1035" w:author="Tandon, Akshat" w:date="2017-05-30T14:38:00Z">
              <w:r>
                <w:rPr>
                  <w:lang w:val="en-US"/>
                </w:rPr>
                <w:t>404</w:t>
              </w:r>
            </w:ins>
          </w:p>
        </w:tc>
        <w:tc>
          <w:tcPr>
            <w:tcW w:w="4528" w:type="dxa"/>
          </w:tcPr>
          <w:p w14:paraId="3638CB43" w14:textId="77777777" w:rsidR="00E833FF" w:rsidRDefault="00E833FF" w:rsidP="001930C3">
            <w:pPr>
              <w:pStyle w:val="1Para"/>
              <w:ind w:firstLine="0"/>
              <w:jc w:val="center"/>
              <w:rPr>
                <w:ins w:id="1036" w:author="Tandon, Akshat" w:date="2017-05-30T14:38:00Z"/>
                <w:lang w:val="en-US"/>
              </w:rPr>
            </w:pPr>
            <w:ins w:id="1037" w:author="Tandon, Akshat" w:date="2017-05-30T14:38:00Z">
              <w:r>
                <w:rPr>
                  <w:lang w:val="en-US"/>
                </w:rPr>
                <w:t>Not Found</w:t>
              </w:r>
            </w:ins>
          </w:p>
        </w:tc>
      </w:tr>
      <w:tr w:rsidR="00E833FF" w14:paraId="54D15915" w14:textId="77777777" w:rsidTr="001930C3">
        <w:trPr>
          <w:jc w:val="center"/>
          <w:ins w:id="1038" w:author="Tandon, Akshat" w:date="2017-05-30T14:38:00Z"/>
        </w:trPr>
        <w:tc>
          <w:tcPr>
            <w:tcW w:w="4528" w:type="dxa"/>
          </w:tcPr>
          <w:p w14:paraId="4E7384B8" w14:textId="77777777" w:rsidR="00E833FF" w:rsidRDefault="00E833FF" w:rsidP="001930C3">
            <w:pPr>
              <w:pStyle w:val="1Para"/>
              <w:ind w:firstLine="0"/>
              <w:jc w:val="center"/>
              <w:rPr>
                <w:ins w:id="1039" w:author="Tandon, Akshat" w:date="2017-05-30T14:38:00Z"/>
                <w:lang w:val="en-US"/>
              </w:rPr>
            </w:pPr>
            <w:ins w:id="1040" w:author="Tandon, Akshat" w:date="2017-05-30T14:38:00Z">
              <w:r>
                <w:rPr>
                  <w:lang w:val="en-US"/>
                </w:rPr>
                <w:t>500</w:t>
              </w:r>
            </w:ins>
          </w:p>
        </w:tc>
        <w:tc>
          <w:tcPr>
            <w:tcW w:w="4528" w:type="dxa"/>
          </w:tcPr>
          <w:p w14:paraId="40B758AA" w14:textId="77777777" w:rsidR="00E833FF" w:rsidRDefault="00E833FF" w:rsidP="001930C3">
            <w:pPr>
              <w:pStyle w:val="1Para"/>
              <w:ind w:firstLine="0"/>
              <w:jc w:val="center"/>
              <w:rPr>
                <w:ins w:id="1041" w:author="Tandon, Akshat" w:date="2017-05-30T14:38:00Z"/>
                <w:lang w:val="en-US"/>
              </w:rPr>
            </w:pPr>
            <w:ins w:id="1042" w:author="Tandon, Akshat" w:date="2017-05-30T14:38:00Z">
              <w:r>
                <w:rPr>
                  <w:lang w:val="en-US"/>
                </w:rPr>
                <w:t>Internal Server Error</w:t>
              </w:r>
            </w:ins>
          </w:p>
        </w:tc>
      </w:tr>
    </w:tbl>
    <w:p w14:paraId="7E5366F9" w14:textId="77777777" w:rsidR="00E833FF" w:rsidDel="001930C3" w:rsidRDefault="00E833FF">
      <w:pPr>
        <w:pStyle w:val="1Para"/>
        <w:ind w:firstLine="0"/>
        <w:rPr>
          <w:ins w:id="1043" w:author="Tandon, Akshat" w:date="2017-05-30T14:38:00Z"/>
          <w:del w:id="1044" w:author="Tandon, Akshat A." w:date="2017-05-31T15:39:00Z"/>
          <w:lang w:val="en-US"/>
        </w:rPr>
        <w:pPrChange w:id="1045" w:author="Tandon, Akshat A." w:date="2017-05-31T15:39:00Z">
          <w:pPr>
            <w:pStyle w:val="1Para"/>
          </w:pPr>
        </w:pPrChange>
      </w:pPr>
    </w:p>
    <w:p w14:paraId="60A25152" w14:textId="77777777" w:rsidR="00E833FF" w:rsidRDefault="00E833FF" w:rsidP="00C947F5">
      <w:pPr>
        <w:pStyle w:val="1Para"/>
        <w:ind w:firstLine="0"/>
        <w:rPr>
          <w:ins w:id="1046" w:author="Tandon, Akshat" w:date="2017-05-30T14:38:00Z"/>
          <w:lang w:val="en-US"/>
        </w:rPr>
      </w:pPr>
    </w:p>
    <w:tbl>
      <w:tblPr>
        <w:tblStyle w:val="TableGrid"/>
        <w:tblW w:w="0" w:type="auto"/>
        <w:tblLook w:val="04A0" w:firstRow="1" w:lastRow="0" w:firstColumn="1" w:lastColumn="0" w:noHBand="0" w:noVBand="1"/>
      </w:tblPr>
      <w:tblGrid>
        <w:gridCol w:w="9056"/>
      </w:tblGrid>
      <w:tr w:rsidR="00E833FF" w14:paraId="75F72F41" w14:textId="77777777" w:rsidTr="001930C3">
        <w:trPr>
          <w:ins w:id="1047" w:author="Tandon, Akshat" w:date="2017-05-30T14:38:00Z"/>
        </w:trPr>
        <w:tc>
          <w:tcPr>
            <w:tcW w:w="9056" w:type="dxa"/>
          </w:tcPr>
          <w:p w14:paraId="4E16A22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48"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49"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def file_download(file_url):</w:t>
              </w:r>
            </w:ins>
          </w:p>
          <w:p w14:paraId="5557E3E6"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50"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51"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type: (object) -&gt; object</w:t>
              </w:r>
            </w:ins>
          </w:p>
          <w:p w14:paraId="42102631" w14:textId="64BF17E9"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5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5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"""Downloads file from the server</w:t>
              </w:r>
            </w:ins>
          </w:p>
          <w:p w14:paraId="0096057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54"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5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lastRenderedPageBreak/>
                <w:t>:param file_url: url to the file to be downloaded</w:t>
              </w:r>
            </w:ins>
          </w:p>
          <w:p w14:paraId="165D3E2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56"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57"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:return: Either the downloaded file or False</w:t>
              </w:r>
            </w:ins>
          </w:p>
          <w:p w14:paraId="12269C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58"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59"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w:t>
              </w:r>
            </w:ins>
          </w:p>
          <w:p w14:paraId="6E3FD51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60"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61"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local_filename = file_url.split('/')[-1]</w:t>
              </w:r>
            </w:ins>
          </w:p>
          <w:p w14:paraId="21DFDA85"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6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6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 = requests.get(file_url, stream=True)</w:t>
              </w:r>
            </w:ins>
          </w:p>
          <w:p w14:paraId="23CEF0DE"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64"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6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if r.status_code == 200:</w:t>
              </w:r>
            </w:ins>
          </w:p>
          <w:p w14:paraId="54FB32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66"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67"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with open(local_filename, 'wb') as f:</w:t>
              </w:r>
            </w:ins>
          </w:p>
          <w:p w14:paraId="43C333D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68"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69"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for chunk in r.iter_content(chunk_size=1024):</w:t>
              </w:r>
            </w:ins>
          </w:p>
          <w:p w14:paraId="32A8853D"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70"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71"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if chunk:</w:t>
              </w:r>
            </w:ins>
          </w:p>
          <w:p w14:paraId="060C4F9A"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72"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73"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f.write(chunk)</w:t>
              </w:r>
            </w:ins>
          </w:p>
          <w:p w14:paraId="215683A4"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74"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75"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f.flush()</w:t>
              </w:r>
            </w:ins>
          </w:p>
          <w:p w14:paraId="0F04E301"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76"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77"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return local_filename</w:t>
              </w:r>
            </w:ins>
          </w:p>
          <w:p w14:paraId="49854839"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78" w:author="Tandon, Akshat" w:date="2017-05-30T14:38:00Z"/>
                <w:rFonts w:ascii="Consolas" w:hAnsi="Consolas" w:cs="Courier New"/>
                <w:noProof/>
                <w:color w:val="242729"/>
                <w:sz w:val="24"/>
                <w:szCs w:val="24"/>
                <w:bdr w:val="none" w:sz="0" w:space="0" w:color="auto" w:frame="1"/>
                <w:shd w:val="clear" w:color="auto" w:fill="EFF0F1"/>
                <w:lang w:val="en-GB" w:eastAsia="en-GB"/>
              </w:rPr>
            </w:pPr>
            <w:ins w:id="1079"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 xml:space="preserve">    pass</w:t>
              </w:r>
            </w:ins>
          </w:p>
          <w:p w14:paraId="193088A7" w14:textId="77777777" w:rsidR="00E833FF" w:rsidRPr="00356C9B" w:rsidRDefault="00E833FF" w:rsidP="001930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ins w:id="1080" w:author="Tandon, Akshat" w:date="2017-05-30T14:38:00Z"/>
                <w:rFonts w:ascii="Consolas" w:hAnsi="Consolas" w:cs="Courier New"/>
                <w:color w:val="242729"/>
                <w:sz w:val="20"/>
                <w:szCs w:val="20"/>
                <w:lang w:val="en-GB" w:eastAsia="en-GB"/>
              </w:rPr>
            </w:pPr>
            <w:ins w:id="1081" w:author="Tandon, Akshat" w:date="2017-05-30T14:38:00Z">
              <w:r w:rsidRPr="00356C9B">
                <w:rPr>
                  <w:rFonts w:ascii="Consolas" w:hAnsi="Consolas" w:cs="Courier New"/>
                  <w:noProof/>
                  <w:color w:val="242729"/>
                  <w:sz w:val="24"/>
                  <w:szCs w:val="24"/>
                  <w:bdr w:val="none" w:sz="0" w:space="0" w:color="auto" w:frame="1"/>
                  <w:shd w:val="clear" w:color="auto" w:fill="EFF0F1"/>
                  <w:lang w:val="en-GB" w:eastAsia="en-GB"/>
                </w:rPr>
                <w:t>return 0</w:t>
              </w:r>
            </w:ins>
          </w:p>
        </w:tc>
      </w:tr>
    </w:tbl>
    <w:p w14:paraId="33A9BA55" w14:textId="77777777" w:rsidR="00801DD0" w:rsidRPr="00801DD0" w:rsidRDefault="00801DD0" w:rsidP="00801DD0">
      <w:pPr>
        <w:pStyle w:val="1Para"/>
      </w:pPr>
    </w:p>
    <w:p w14:paraId="43AAF169" w14:textId="1E30B488" w:rsidR="00AD6F8B" w:rsidRPr="00AD6F8B" w:rsidRDefault="00F1365C" w:rsidP="00AD6F8B">
      <w:pPr>
        <w:pStyle w:val="Heading1"/>
      </w:pPr>
      <w:bookmarkStart w:id="1082" w:name="_Toc483819000"/>
      <w:r>
        <w:lastRenderedPageBreak/>
        <w:t>Plagiarism Check</w:t>
      </w:r>
      <w:bookmarkEnd w:id="1082"/>
    </w:p>
    <w:p w14:paraId="6389AD42" w14:textId="552F5D8E" w:rsidR="00AC6B86" w:rsidRDefault="00F1365C" w:rsidP="000E4470">
      <w:pPr>
        <w:pStyle w:val="Heading1"/>
      </w:pPr>
      <w:bookmarkStart w:id="1083" w:name="_Toc483819001"/>
      <w:r>
        <w:lastRenderedPageBreak/>
        <w:t>Testing Testrek</w:t>
      </w:r>
      <w:bookmarkEnd w:id="1083"/>
    </w:p>
    <w:p w14:paraId="4B0E2341" w14:textId="77777777" w:rsidR="00607D5F" w:rsidRDefault="00607D5F">
      <w:pPr>
        <w:spacing w:after="160" w:line="259" w:lineRule="auto"/>
        <w:rPr>
          <w:b/>
          <w:sz w:val="34"/>
          <w:lang w:val="en-CA"/>
        </w:rPr>
      </w:pPr>
      <w:r>
        <w:br w:type="page"/>
      </w:r>
    </w:p>
    <w:p w14:paraId="5F368B0E" w14:textId="77777777" w:rsidR="00607D5F" w:rsidRDefault="00607D5F" w:rsidP="00607D5F">
      <w:pPr>
        <w:pStyle w:val="Heading1NoNumber"/>
      </w:pPr>
      <w:bookmarkStart w:id="1084" w:name="_Toc483819002"/>
      <w:r>
        <w:lastRenderedPageBreak/>
        <w:t xml:space="preserve">Appendix A. </w:t>
      </w:r>
      <w:r>
        <w:tab/>
      </w:r>
      <w:r>
        <w:br/>
      </w:r>
      <w:r>
        <w:br/>
        <w:t>An Example of an Appendix</w:t>
      </w:r>
      <w:bookmarkEnd w:id="1084"/>
    </w:p>
    <w:p w14:paraId="4A8175BF" w14:textId="77777777" w:rsidR="00607D5F" w:rsidRPr="009642AF" w:rsidRDefault="00607D5F" w:rsidP="00607D5F">
      <w:pPr>
        <w:pStyle w:val="1Para"/>
      </w:pPr>
      <w:r>
        <w:t>Appendices should be used for supplemental information that does not form part of the main research. Remember that figures and tables in appendices should not be listed in the List of Figures or List of Tables.</w:t>
      </w:r>
    </w:p>
    <w:p w14:paraId="4A70A9FF" w14:textId="77777777" w:rsidR="00607D5F" w:rsidRDefault="00607D5F">
      <w:pPr>
        <w:spacing w:after="160" w:line="259" w:lineRule="auto"/>
        <w:rPr>
          <w:b/>
          <w:sz w:val="34"/>
          <w:lang w:val="en-CA"/>
        </w:rPr>
      </w:pPr>
      <w:r>
        <w:br w:type="page"/>
      </w:r>
    </w:p>
    <w:p w14:paraId="750E3D7E" w14:textId="203EBCEC" w:rsidR="0037374B" w:rsidRPr="0037374B" w:rsidRDefault="008D70D8" w:rsidP="0037374B">
      <w:pPr>
        <w:pStyle w:val="Heading1NoNumber"/>
      </w:pPr>
      <w:bookmarkStart w:id="1085" w:name="_Toc483819003"/>
      <w:r>
        <w:lastRenderedPageBreak/>
        <w:t>Reference</w:t>
      </w:r>
      <w:r w:rsidR="0037374B">
        <w:t>s</w:t>
      </w:r>
      <w:bookmarkEnd w:id="1085"/>
    </w:p>
    <w:sectPr w:rsidR="0037374B" w:rsidRPr="0037374B" w:rsidSect="00806B5F">
      <w:footerReference w:type="default" r:id="rId13"/>
      <w:pgSz w:w="11900" w:h="16840"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F6D2C8" w14:textId="77777777" w:rsidR="0060709D" w:rsidRDefault="0060709D" w:rsidP="00A542EF">
      <w:pPr>
        <w:spacing w:after="0" w:line="240" w:lineRule="auto"/>
      </w:pPr>
      <w:r>
        <w:separator/>
      </w:r>
    </w:p>
  </w:endnote>
  <w:endnote w:type="continuationSeparator" w:id="0">
    <w:p w14:paraId="17C3FE75" w14:textId="77777777" w:rsidR="0060709D" w:rsidRDefault="0060709D" w:rsidP="00A542EF">
      <w:pPr>
        <w:spacing w:after="0" w:line="240" w:lineRule="auto"/>
      </w:pPr>
      <w:r>
        <w:continuationSeparator/>
      </w:r>
    </w:p>
  </w:endnote>
  <w:endnote w:id="1">
    <w:p w14:paraId="21E25CB0" w14:textId="38DFD19A" w:rsidR="003954F3" w:rsidRDefault="003954F3">
      <w:pPr>
        <w:pStyle w:val="EndnoteText"/>
      </w:pPr>
      <w:r>
        <w:rPr>
          <w:rStyle w:val="EndnoteReference"/>
        </w:rPr>
        <w:endnoteRef/>
      </w:r>
      <w:r>
        <w:t xml:space="preserve"> </w:t>
      </w:r>
      <w:r>
        <w:fldChar w:fldCharType="begin"/>
      </w:r>
      <w:r>
        <w:instrText xml:space="preserve"> ADDIN ZOTERO_ITEM CSL_CITATION {"citationID":"5rd9qWWV","properties":{"formattedCitation":"{\\rtf \\uc0\\u8220{}PEP 8 -- Style Guide for Python Code.\\uc0\\u8221{}}","plainCitation":"“PEP 8 -- Style Guide for Python Code.”"},"citationItems":[{"id":33,"uris":["http://zotero.org/users/local/NrHIhgJV/items/PQGWEASX"],"uri":["http://zotero.org/users/local/NrHIhgJV/items/PQGWEASX"],"itemData":{"id":33,"type":"webpage","title":"PEP 8 -- Style Guide for Python Code","container-title":"Python.org","abstract":"The official home of the Python Programming Language","URL":"https://www.python.org/dev/peps/pep-0008/","accessed":{"date-parts":[["2017",5,28]]}}}],"schema":"https://github.com/citation-style-language/schema/raw/master/csl-citation.json"} </w:instrText>
      </w:r>
      <w:r>
        <w:fldChar w:fldCharType="separate"/>
      </w:r>
      <w:r w:rsidRPr="0037374B">
        <w:rPr>
          <w:rFonts w:eastAsia="Times New Roman" w:cs="Times New Roman"/>
        </w:rPr>
        <w:t>“</w:t>
      </w:r>
      <w:hyperlink r:id="rId1" w:history="1">
        <w:r w:rsidRPr="0037374B">
          <w:rPr>
            <w:rStyle w:val="Hyperlink"/>
            <w:rFonts w:eastAsia="Times New Roman" w:cs="Times New Roman"/>
          </w:rPr>
          <w:t>PEP 8 -- Style Guide for Python Code.</w:t>
        </w:r>
      </w:hyperlink>
      <w:r w:rsidRPr="0037374B">
        <w:rPr>
          <w:rFonts w:eastAsia="Times New Roman" w:cs="Times New Roman"/>
        </w:rPr>
        <w:t>”</w:t>
      </w:r>
      <w:r>
        <w:fldChar w:fldCharType="end"/>
      </w:r>
    </w:p>
  </w:endnote>
  <w:endnote w:id="2">
    <w:p w14:paraId="7E26C16F" w14:textId="0D2F0822" w:rsidR="003954F3" w:rsidRDefault="003954F3">
      <w:pPr>
        <w:pStyle w:val="EndnoteText"/>
      </w:pPr>
      <w:r>
        <w:rPr>
          <w:rStyle w:val="EndnoteReference"/>
        </w:rPr>
        <w:endnoteRef/>
      </w:r>
      <w:r>
        <w:t xml:space="preserve"> </w:t>
      </w:r>
      <w:r>
        <w:fldChar w:fldCharType="begin"/>
      </w:r>
      <w:r>
        <w:instrText xml:space="preserve"> ADDIN ZOTERO_ITEM CSL_CITATION {"citationID":"ug377VPR","properties":{"formattedCitation":"{\\rtf \\uc0\\u8220{}PyCharm.\\uc0\\u8221{}}","plainCitation":"“PyCharm.”"},"citationItems":[{"id":31,"uris":["http://zotero.org/users/local/NrHIhgJV/items/CX5FHHHD"],"uri":["http://zotero.org/users/local/NrHIhgJV/items/CX5FHHHD"],"itemData":{"id":31,"type":"webpage","title":"PyCharm","container-title":"JetBrains","abstract":"Intelligent Python IDE with refactorings, debugger, code completion, on-the-fly code analysis and coding productivity orientation","URL":"https://www.jetbrains.com/pycharm/","accessed":{"date-parts":[["2017",5,28]]}}}],"schema":"https://github.com/citation-style-language/schema/raw/master/csl-citation.json"} </w:instrText>
      </w:r>
      <w:r>
        <w:fldChar w:fldCharType="separate"/>
      </w:r>
      <w:r w:rsidRPr="0037374B">
        <w:rPr>
          <w:rFonts w:eastAsia="Times New Roman" w:cs="Times New Roman"/>
        </w:rPr>
        <w:t>“</w:t>
      </w:r>
      <w:hyperlink r:id="rId2" w:history="1">
        <w:r w:rsidRPr="0037374B">
          <w:rPr>
            <w:rStyle w:val="Hyperlink"/>
            <w:rFonts w:eastAsia="Times New Roman" w:cs="Times New Roman"/>
          </w:rPr>
          <w:t>PyCharm</w:t>
        </w:r>
      </w:hyperlink>
      <w:r w:rsidRPr="0037374B">
        <w:rPr>
          <w:rFonts w:eastAsia="Times New Roman" w:cs="Times New Roman"/>
        </w:rPr>
        <w:t>.”</w:t>
      </w:r>
      <w:r>
        <w:fldChar w:fldCharType="end"/>
      </w:r>
    </w:p>
  </w:endnote>
  <w:endnote w:id="3">
    <w:p w14:paraId="7B3FF21C" w14:textId="30FC5C77" w:rsidR="003954F3" w:rsidRDefault="003954F3">
      <w:pPr>
        <w:pStyle w:val="EndnoteText"/>
      </w:pPr>
      <w:r>
        <w:rPr>
          <w:rStyle w:val="EndnoteReference"/>
        </w:rPr>
        <w:endnoteRef/>
      </w:r>
      <w:r>
        <w:t xml:space="preserve"> </w:t>
      </w:r>
      <w:r>
        <w:fldChar w:fldCharType="begin"/>
      </w:r>
      <w:r>
        <w:instrText xml:space="preserve"> ADDIN ZOTERO_ITEM CSL_CITATION {"citationID":"EWYCoMFp","properties":{"formattedCitation":"{\\rtf Nowell Strite, \\uc0\\u8220{}Introduction to Python.\\uc0\\u8221{}}","plainCitation":"Nowell Strite, “Introduction to Python.”"},"citationItems":[{"id":35,"uris":["http://zotero.org/users/local/NrHIhgJV/items/XZXU3GSR"],"uri":["http://zotero.org/users/local/NrHIhgJV/items/XZXU3GSR"],"itemData":{"id":35,"type":"speech","title":"Introduction to Python","genre":"Technology","abstract":"Introduction to Python slides from the Vermont Code Camp 2010 gathering.","URL":"https://www.slideshare.net/nowells/introduction-to-python-5182313","author":[{"family":"Nowell Strite","given":""}],"issued":{"literal":"20:50:44 UTC"},"accessed":{"date-parts":[["2017",5,29]]}}}],"schema":"https://github.com/citation-style-language/schema/raw/master/csl-citation.json"} </w:instrText>
      </w:r>
      <w:r>
        <w:fldChar w:fldCharType="separate"/>
      </w:r>
      <w:r w:rsidRPr="001952A7">
        <w:rPr>
          <w:rFonts w:eastAsia="Times New Roman" w:cs="Times New Roman"/>
        </w:rPr>
        <w:t>Nowell Strite, “</w:t>
      </w:r>
      <w:hyperlink r:id="rId3" w:history="1">
        <w:r w:rsidRPr="001952A7">
          <w:rPr>
            <w:rStyle w:val="Hyperlink"/>
            <w:rFonts w:eastAsia="Times New Roman" w:cs="Times New Roman"/>
          </w:rPr>
          <w:t>Introduction to Python.</w:t>
        </w:r>
      </w:hyperlink>
      <w:r w:rsidRPr="001952A7">
        <w:rPr>
          <w:rFonts w:eastAsia="Times New Roman" w:cs="Times New Roman"/>
        </w:rPr>
        <w:t>”</w:t>
      </w:r>
      <w:r>
        <w:fldChar w:fldCharType="end"/>
      </w:r>
    </w:p>
  </w:endnote>
  <w:endnote w:id="4">
    <w:p w14:paraId="17824C38" w14:textId="5994EBDB" w:rsidR="003954F3" w:rsidRDefault="003954F3">
      <w:pPr>
        <w:pStyle w:val="EndnoteText"/>
      </w:pPr>
      <w:ins w:id="400" w:author="Tandon, Akshat" w:date="2017-05-29T10:01:00Z">
        <w:r>
          <w:rPr>
            <w:rStyle w:val="EndnoteReference"/>
          </w:rPr>
          <w:endnoteRef/>
        </w:r>
        <w:r>
          <w:t xml:space="preserve"> </w:t>
        </w:r>
        <w:r>
          <w:fldChar w:fldCharType="begin"/>
        </w:r>
      </w:ins>
      <w:ins w:id="401" w:author="Tandon, Akshat" w:date="2017-05-29T10:02:00Z">
        <w:r>
          <w:instrText xml:space="preserve"> ADDIN ZOTERO_ITEM CSL_CITATION {"citationID":"63x48Ela","properties":{"formattedCitation":"{\\rtf tutorialspoint.com, \\uc0\\u8220{}Python Dictionary.\\uc0\\u8221{}}","plainCitation":"tutorialspoint.com, “Python Dictionary.”"},"citationItems":[{"id":37,"uris":["http://zotero.org/users/local/NrHIhgJV/items/BT4DZBE8"],"uri":["http://zotero.org/users/local/NrHIhgJV/items/BT4DZBE8"],"itemData":{"id":37,"type":"webpage","title":"Python Dictionary","container-title":"www.tutorialspoint.com","abstract":"Python Dictionary - Learning Python in simple and easy steps : A beginner's tutorial containing complete knowledge of Python Syntax Object Oriented Language, Methods, Tuples, Tools/Utilities, Exceptions Handling, Sockets, GUI, Extentions, XML Programming.","URL":"https://www.tutorialspoint.com/python/python_dictionary.htm","author":[{"family":"tutorialspoint.com","given":""}],"accessed":{"date-parts":[["2017",5,29]]}}}],"schema":"https://github.com/citation-style-language/schema/raw/master/csl-citation.json"} </w:instrText>
        </w:r>
      </w:ins>
      <w:r>
        <w:fldChar w:fldCharType="separate"/>
      </w:r>
      <w:ins w:id="402" w:author="Tandon, Akshat" w:date="2017-05-29T10:02:00Z">
        <w:r w:rsidRPr="00784147">
          <w:rPr>
            <w:rFonts w:eastAsia="Times New Roman" w:cs="Times New Roman"/>
            <w:rPrChange w:id="403" w:author="Tandon, Akshat" w:date="2017-05-29T10:02:00Z">
              <w:rPr>
                <w:rFonts w:ascii="Times New Roman" w:eastAsia="Times New Roman" w:hAnsi="Times New Roman" w:cs="Times New Roman"/>
              </w:rPr>
            </w:rPrChange>
          </w:rPr>
          <w:t>t</w:t>
        </w:r>
        <w:r>
          <w:rPr>
            <w:rFonts w:eastAsia="Times New Roman" w:cs="Times New Roman"/>
          </w:rPr>
          <w:fldChar w:fldCharType="begin"/>
        </w:r>
        <w:r>
          <w:rPr>
            <w:rFonts w:eastAsia="Times New Roman" w:cs="Times New Roman"/>
          </w:rPr>
          <w:instrText xml:space="preserve"> HYPERLINK "https://www.tutorialspoint.com/python/python_dictionary.htm" </w:instrText>
        </w:r>
        <w:r>
          <w:rPr>
            <w:rFonts w:eastAsia="Times New Roman" w:cs="Times New Roman"/>
          </w:rPr>
          <w:fldChar w:fldCharType="separate"/>
        </w:r>
        <w:r w:rsidRPr="00784147">
          <w:rPr>
            <w:rStyle w:val="Hyperlink"/>
            <w:rPrChange w:id="404" w:author="Tandon, Akshat" w:date="2017-05-29T10:02:00Z">
              <w:rPr>
                <w:rFonts w:ascii="Times New Roman" w:eastAsia="Times New Roman" w:hAnsi="Times New Roman" w:cs="Times New Roman"/>
              </w:rPr>
            </w:rPrChange>
          </w:rPr>
          <w:t>utorialspoint.com, “Python Dictionary.</w:t>
        </w:r>
        <w:r>
          <w:rPr>
            <w:rFonts w:eastAsia="Times New Roman" w:cs="Times New Roman"/>
          </w:rPr>
          <w:fldChar w:fldCharType="end"/>
        </w:r>
        <w:r w:rsidRPr="00784147">
          <w:rPr>
            <w:rFonts w:eastAsia="Times New Roman" w:cs="Times New Roman"/>
            <w:rPrChange w:id="405" w:author="Tandon, Akshat" w:date="2017-05-29T10:02:00Z">
              <w:rPr>
                <w:rFonts w:ascii="Times New Roman" w:eastAsia="Times New Roman" w:hAnsi="Times New Roman" w:cs="Times New Roman"/>
              </w:rPr>
            </w:rPrChange>
          </w:rPr>
          <w:t>”</w:t>
        </w:r>
      </w:ins>
      <w:ins w:id="406" w:author="Tandon, Akshat" w:date="2017-05-29T10:01:00Z">
        <w:r>
          <w:fldChar w:fldCharType="end"/>
        </w:r>
      </w:ins>
    </w:p>
  </w:endnote>
  <w:endnote w:id="5">
    <w:p w14:paraId="59459AC7" w14:textId="469882FE" w:rsidR="003954F3" w:rsidRDefault="003954F3">
      <w:pPr>
        <w:pStyle w:val="EndnoteText"/>
      </w:pPr>
      <w:ins w:id="589" w:author="Tandon, Akshat" w:date="2017-05-29T10:05:00Z">
        <w:r>
          <w:rPr>
            <w:rStyle w:val="EndnoteReference"/>
          </w:rPr>
          <w:endnoteRef/>
        </w:r>
        <w:r>
          <w:t xml:space="preserve"> </w:t>
        </w:r>
        <w:r>
          <w:fldChar w:fldCharType="begin"/>
        </w:r>
        <w:r>
          <w:instrText xml:space="preserve"> ADDIN ZOTERO_ITEM CSL_CITATION {"citationID":"11OyTktH","properties":{"formattedCitation":"{\\rtf tutorialspoint.com, \\uc0\\u8220{}Python Basic Operators.\\uc0\\u8221{}}","plainCitation":"tutorialspoint.com, “Python Basic Operators.”"},"citationItems":[{"id":36,"uris":["http://zotero.org/users/local/NrHIhgJV/items/24TRJ4QB"],"uri":["http://zotero.org/users/local/NrHIhgJV/items/24TRJ4QB"],"itemData":{"id":36,"type":"webpage","title":"Python Basic Operators","container-title":"www.tutorialspoint.com","abstract":"Python Basic Operators - Learning Python in simple and easy steps : A beginner's tutorial containing complete knowledge of Python Syntax Object Oriented Language, Methods, Tuples, Tools/Utilities, Exceptions Handling, Sockets, GUI, Extentions, XML Programming.","URL":"https://www.tutorialspoint.com/python/python_basic_operators.htm","author":[{"family":"tutorialspoint.com","given":""}],"accessed":{"date-parts":[["2017",5,29]]}}}],"schema":"https://github.com/citation-style-language/schema/raw/master/csl-citation.json"} </w:instrText>
        </w:r>
      </w:ins>
      <w:r>
        <w:fldChar w:fldCharType="separate"/>
      </w:r>
      <w:ins w:id="590" w:author="Tandon, Akshat" w:date="2017-05-29T10:05:00Z">
        <w:r>
          <w:rPr>
            <w:rFonts w:eastAsia="Times New Roman" w:cs="Times New Roman"/>
          </w:rPr>
          <w:fldChar w:fldCharType="begin"/>
        </w:r>
        <w:r>
          <w:rPr>
            <w:rFonts w:eastAsia="Times New Roman" w:cs="Times New Roman"/>
          </w:rPr>
          <w:instrText xml:space="preserve"> HYPERLINK "https://www.tutorialspoint.com/python/python_basic_operators.htm" </w:instrText>
        </w:r>
        <w:r>
          <w:rPr>
            <w:rFonts w:eastAsia="Times New Roman" w:cs="Times New Roman"/>
          </w:rPr>
          <w:fldChar w:fldCharType="separate"/>
        </w:r>
        <w:r w:rsidRPr="008B455A">
          <w:rPr>
            <w:rStyle w:val="Hyperlink"/>
            <w:rPrChange w:id="591" w:author="Tandon, Akshat" w:date="2017-05-29T10:05:00Z">
              <w:rPr>
                <w:rFonts w:ascii="Times New Roman" w:eastAsia="Times New Roman" w:hAnsi="Times New Roman" w:cs="Times New Roman"/>
              </w:rPr>
            </w:rPrChange>
          </w:rPr>
          <w:t>tutorialspoint.com, “Python Basic Operators.</w:t>
        </w:r>
        <w:r>
          <w:rPr>
            <w:rFonts w:eastAsia="Times New Roman" w:cs="Times New Roman"/>
          </w:rPr>
          <w:fldChar w:fldCharType="end"/>
        </w:r>
        <w:r w:rsidRPr="008B455A">
          <w:rPr>
            <w:rFonts w:eastAsia="Times New Roman" w:cs="Times New Roman"/>
            <w:rPrChange w:id="592" w:author="Tandon, Akshat" w:date="2017-05-29T10:05:00Z">
              <w:rPr>
                <w:rFonts w:ascii="Times New Roman" w:eastAsia="Times New Roman" w:hAnsi="Times New Roman" w:cs="Times New Roman"/>
              </w:rPr>
            </w:rPrChange>
          </w:rPr>
          <w:t>”</w:t>
        </w:r>
        <w:r>
          <w:fldChar w:fldCharType="end"/>
        </w:r>
      </w:ins>
    </w:p>
  </w:endnote>
  <w:endnote w:id="6">
    <w:p w14:paraId="1AEE36B2" w14:textId="198EF7D2" w:rsidR="003954F3" w:rsidRDefault="003954F3">
      <w:pPr>
        <w:pStyle w:val="EndnoteText"/>
      </w:pPr>
      <w:ins w:id="760" w:author="Tandon, Akshat" w:date="2017-05-29T11:07:00Z">
        <w:r>
          <w:rPr>
            <w:rStyle w:val="EndnoteReference"/>
          </w:rPr>
          <w:endnoteRef/>
        </w:r>
        <w:r>
          <w:t xml:space="preserve"> </w:t>
        </w:r>
        <w:r>
          <w:fldChar w:fldCharType="begin"/>
        </w:r>
        <w:r>
          <w:instrText xml:space="preserve"> ADDIN ZOTERO_ITEM CSL_CITATION {"citationID":"mHZWp5OB","properties":{"formattedCitation":"{\\rtf \\uc0\\u8220{}Learn Python the Hard Way.\\uc0\\u8221{}}","plainCitation":"“Learn Python the Hard Way.”"},"citationItems":[{"id":39,"uris":["http://zotero.org/users/local/NrHIhgJV/items/WK2NQUZ2"],"uri":["http://zotero.org/users/local/NrHIhgJV/items/WK2NQUZ2"],"itemData":{"id":39,"type":"webpage","title":"Learn Python the Hard Way","URL":"https://learnpythonthehardway.org/book/ex40.html","accessed":{"date-parts":[["2017",5,29]]}}}],"schema":"https://github.com/citation-style-language/schema/raw/master/csl-citation.json"} </w:instrText>
        </w:r>
      </w:ins>
      <w:r>
        <w:fldChar w:fldCharType="separate"/>
      </w:r>
      <w:ins w:id="761" w:author="Tandon, Akshat" w:date="2017-05-29T11:07:00Z">
        <w:r w:rsidRPr="00643940">
          <w:rPr>
            <w:rFonts w:eastAsia="Times New Roman" w:cs="Times New Roman"/>
            <w:rPrChange w:id="762" w:author="Tandon, Akshat" w:date="2017-05-29T11:07:00Z">
              <w:rPr>
                <w:rFonts w:ascii="Times New Roman" w:eastAsia="Times New Roman" w:hAnsi="Times New Roman" w:cs="Times New Roman"/>
              </w:rPr>
            </w:rPrChange>
          </w:rPr>
          <w:t>“</w:t>
        </w:r>
      </w:ins>
      <w:ins w:id="763" w:author="Tandon, Akshat" w:date="2017-05-29T11:08:00Z">
        <w:r>
          <w:rPr>
            <w:rFonts w:eastAsia="Times New Roman" w:cs="Times New Roman"/>
          </w:rPr>
          <w:fldChar w:fldCharType="begin"/>
        </w:r>
        <w:r>
          <w:rPr>
            <w:rFonts w:eastAsia="Times New Roman" w:cs="Times New Roman"/>
          </w:rPr>
          <w:instrText xml:space="preserve"> HYPERLINK "https://learnpythonthehardway.org/book/ex40.html" </w:instrText>
        </w:r>
        <w:r>
          <w:rPr>
            <w:rFonts w:eastAsia="Times New Roman" w:cs="Times New Roman"/>
          </w:rPr>
          <w:fldChar w:fldCharType="separate"/>
        </w:r>
        <w:r w:rsidRPr="00643940">
          <w:rPr>
            <w:rStyle w:val="Hyperlink"/>
            <w:rPrChange w:id="764" w:author="Tandon, Akshat" w:date="2017-05-29T11:07:00Z">
              <w:rPr>
                <w:rFonts w:ascii="Times New Roman" w:eastAsia="Times New Roman" w:hAnsi="Times New Roman" w:cs="Times New Roman"/>
              </w:rPr>
            </w:rPrChange>
          </w:rPr>
          <w:t>Learn Python the Hard Way.</w:t>
        </w:r>
        <w:r>
          <w:rPr>
            <w:rFonts w:eastAsia="Times New Roman" w:cs="Times New Roman"/>
          </w:rPr>
          <w:fldChar w:fldCharType="end"/>
        </w:r>
      </w:ins>
      <w:ins w:id="765" w:author="Tandon, Akshat" w:date="2017-05-29T11:07:00Z">
        <w:r w:rsidRPr="00643940">
          <w:rPr>
            <w:rFonts w:eastAsia="Times New Roman" w:cs="Times New Roman"/>
            <w:rPrChange w:id="766" w:author="Tandon, Akshat" w:date="2017-05-29T11:07:00Z">
              <w:rPr>
                <w:rFonts w:ascii="Times New Roman" w:eastAsia="Times New Roman" w:hAnsi="Times New Roman" w:cs="Times New Roman"/>
              </w:rPr>
            </w:rPrChange>
          </w:rPr>
          <w:t>”</w:t>
        </w:r>
        <w:r>
          <w:fldChar w:fldCharType="end"/>
        </w:r>
      </w:ins>
    </w:p>
  </w:endnote>
  <w:endnote w:id="7">
    <w:p w14:paraId="783DBD21" w14:textId="2D0D3D14" w:rsidR="003954F3" w:rsidRDefault="003954F3">
      <w:pPr>
        <w:pStyle w:val="EndnoteText"/>
      </w:pPr>
      <w:ins w:id="923" w:author="Tandon, Akshat" w:date="2017-05-29T11:31:00Z">
        <w:r>
          <w:rPr>
            <w:rStyle w:val="EndnoteReference"/>
          </w:rPr>
          <w:endnoteRef/>
        </w:r>
        <w:r>
          <w:t xml:space="preserve"> </w:t>
        </w:r>
        <w:r>
          <w:fldChar w:fldCharType="begin"/>
        </w:r>
        <w:r>
          <w:instrText xml:space="preserve"> ADDIN ZOTERO_ITEM CSL_CITATION {"citationID":"Rk667XNa","properties":{"formattedCitation":"{\\rtf \\uc0\\u8220{}PyPI - the Python Package Index\\uc0\\u8239{}: Python Package Index.\\uc0\\u8221{}}","plainCitation":"“PyPI - the Python Package Index : Python Package Index.”"},"citationItems":[{"id":41,"uris":["http://zotero.org/users/local/NrHIhgJV/items/BMXUMFKR"],"uri":["http://zotero.org/users/local/NrHIhgJV/items/BMXUMFKR"],"itemData":{"id":41,"type":"webpage","title":"PyPI - the Python Package Index : Python Package Index","URL":"https://pypi.python.org/pypi","accessed":{"date-parts":[["2017",5,29]]}}}],"schema":"https://github.com/citation-style-language/schema/raw/master/csl-citation.json"} </w:instrText>
        </w:r>
      </w:ins>
      <w:r>
        <w:fldChar w:fldCharType="separate"/>
      </w:r>
      <w:ins w:id="924" w:author="Tandon, Akshat" w:date="2017-05-29T11:31:00Z">
        <w:r w:rsidRPr="00E209E6">
          <w:rPr>
            <w:rFonts w:eastAsia="Times New Roman" w:cs="Times New Roman"/>
            <w:rPrChange w:id="925" w:author="Tandon, Akshat" w:date="2017-05-29T11:31:00Z">
              <w:rPr>
                <w:rFonts w:ascii="Times New Roman" w:eastAsia="Times New Roman" w:hAnsi="Times New Roman" w:cs="Times New Roman"/>
              </w:rPr>
            </w:rPrChange>
          </w:rPr>
          <w:t>“</w:t>
        </w:r>
        <w:proofErr w:type="spellStart"/>
        <w:r w:rsidRPr="00E209E6">
          <w:rPr>
            <w:rFonts w:eastAsia="Times New Roman" w:cs="Times New Roman"/>
            <w:rPrChange w:id="926" w:author="Tandon, Akshat" w:date="2017-05-29T11:31:00Z">
              <w:rPr>
                <w:rFonts w:ascii="Times New Roman" w:eastAsia="Times New Roman" w:hAnsi="Times New Roman" w:cs="Times New Roman"/>
              </w:rPr>
            </w:rPrChange>
          </w:rPr>
          <w:t>PyPI</w:t>
        </w:r>
        <w:proofErr w:type="spellEnd"/>
        <w:r w:rsidRPr="00E209E6">
          <w:rPr>
            <w:rFonts w:eastAsia="Times New Roman" w:cs="Times New Roman"/>
            <w:rPrChange w:id="927" w:author="Tandon, Akshat" w:date="2017-05-29T11:31:00Z">
              <w:rPr>
                <w:rFonts w:ascii="Times New Roman" w:eastAsia="Times New Roman" w:hAnsi="Times New Roman" w:cs="Times New Roman"/>
              </w:rPr>
            </w:rPrChange>
          </w:rPr>
          <w:t xml:space="preserve"> - the Python Package Index: </w:t>
        </w:r>
        <w:r>
          <w:rPr>
            <w:rFonts w:eastAsia="Times New Roman" w:cs="Times New Roman"/>
          </w:rPr>
          <w:fldChar w:fldCharType="begin"/>
        </w:r>
        <w:r>
          <w:rPr>
            <w:rFonts w:eastAsia="Times New Roman" w:cs="Times New Roman"/>
          </w:rPr>
          <w:instrText xml:space="preserve"> HYPERLINK "https://pypi.python.org/pypi" </w:instrText>
        </w:r>
        <w:r>
          <w:rPr>
            <w:rFonts w:eastAsia="Times New Roman" w:cs="Times New Roman"/>
          </w:rPr>
          <w:fldChar w:fldCharType="separate"/>
        </w:r>
        <w:r w:rsidRPr="00E209E6">
          <w:rPr>
            <w:rStyle w:val="Hyperlink"/>
            <w:rPrChange w:id="928" w:author="Tandon, Akshat" w:date="2017-05-29T11:31:00Z">
              <w:rPr>
                <w:rFonts w:ascii="Times New Roman" w:eastAsia="Times New Roman" w:hAnsi="Times New Roman" w:cs="Times New Roman"/>
              </w:rPr>
            </w:rPrChange>
          </w:rPr>
          <w:t>Python Package Index.</w:t>
        </w:r>
        <w:r>
          <w:rPr>
            <w:rFonts w:eastAsia="Times New Roman" w:cs="Times New Roman"/>
          </w:rPr>
          <w:fldChar w:fldCharType="end"/>
        </w:r>
        <w:r w:rsidRPr="00E209E6">
          <w:rPr>
            <w:rFonts w:eastAsia="Times New Roman" w:cs="Times New Roman"/>
            <w:rPrChange w:id="929" w:author="Tandon, Akshat" w:date="2017-05-29T11:31:00Z">
              <w:rPr>
                <w:rFonts w:ascii="Times New Roman" w:eastAsia="Times New Roman" w:hAnsi="Times New Roman" w:cs="Times New Roman"/>
              </w:rPr>
            </w:rPrChange>
          </w:rPr>
          <w:t>”</w:t>
        </w:r>
        <w:r>
          <w:fldChar w:fldCharType="end"/>
        </w:r>
      </w:ins>
    </w:p>
  </w:endnote>
  <w:endnote w:id="8">
    <w:p w14:paraId="1ECF3A72" w14:textId="6916A37E" w:rsidR="003954F3" w:rsidRDefault="003954F3">
      <w:pPr>
        <w:pStyle w:val="EndnoteText"/>
      </w:pPr>
      <w:ins w:id="956" w:author="Tandon, Akshat" w:date="2017-05-30T10:35:00Z">
        <w:r>
          <w:rPr>
            <w:rStyle w:val="EndnoteReference"/>
          </w:rPr>
          <w:endnoteRef/>
        </w:r>
        <w:r>
          <w:t xml:space="preserve"> </w:t>
        </w:r>
        <w:r>
          <w:fldChar w:fldCharType="begin"/>
        </w:r>
      </w:ins>
      <w:ins w:id="957" w:author="Tandon, Akshat" w:date="2017-05-30T10:36:00Z">
        <w:r>
          <w:instrText xml:space="preserve"> ADDIN ZOTERO_ITEM CSL_CITATION {"citationID":"zz06F0Fo","properties":{"formattedCitation":"{\\rtf \\uc0\\u8220{}Requests: HTTP for Humans \\uc0\\u8212{} Requests 2.17.3 Documentation.\\uc0\\u8221{}}","plainCitation":"“Requests: HTTP for Humans — Requests 2.17.3 Documentation.”"},"citationItems":[{"id":43,"uris":["http://zotero.org/users/local/NrHIhgJV/items/EFHE2GWB"],"uri":["http://zotero.org/users/local/NrHIhgJV/items/EFHE2GWB"],"itemData":{"id":43,"type":"webpage","title":"Requests: HTTP for Humans — Requests 2.17.3 documentation","URL":"http://docs.python-requests.org/en/master/","accessed":{"date-parts":[["2017",5,30]]}}}],"schema":"https://github.com/citation-style-language/schema/raw/master/csl-citation.json"} </w:instrText>
        </w:r>
      </w:ins>
      <w:r>
        <w:fldChar w:fldCharType="separate"/>
      </w:r>
      <w:ins w:id="958" w:author="Tandon, Akshat" w:date="2017-05-30T10:36:00Z">
        <w:r w:rsidRPr="00DA7858">
          <w:rPr>
            <w:rFonts w:eastAsia="Times New Roman" w:cs="Times New Roman"/>
            <w:rPrChange w:id="959" w:author="Tandon, Akshat" w:date="2017-05-30T10:36:00Z">
              <w:rPr>
                <w:rFonts w:ascii="Times New Roman" w:eastAsia="Times New Roman" w:hAnsi="Times New Roman" w:cs="Times New Roman"/>
              </w:rPr>
            </w:rPrChange>
          </w:rPr>
          <w:t xml:space="preserve">“Requests: HTTP for Humans — </w:t>
        </w:r>
        <w:r>
          <w:rPr>
            <w:rFonts w:eastAsia="Times New Roman" w:cs="Times New Roman"/>
          </w:rPr>
          <w:fldChar w:fldCharType="begin"/>
        </w:r>
        <w:r>
          <w:rPr>
            <w:rFonts w:eastAsia="Times New Roman" w:cs="Times New Roman"/>
          </w:rPr>
          <w:instrText xml:space="preserve"> HYPERLINK "http://docs.python-requests.org/en/master/" </w:instrText>
        </w:r>
        <w:r>
          <w:rPr>
            <w:rFonts w:eastAsia="Times New Roman" w:cs="Times New Roman"/>
          </w:rPr>
          <w:fldChar w:fldCharType="separate"/>
        </w:r>
        <w:r w:rsidRPr="00DA7858">
          <w:rPr>
            <w:rStyle w:val="Hyperlink"/>
            <w:rPrChange w:id="960" w:author="Tandon, Akshat" w:date="2017-05-30T10:36:00Z">
              <w:rPr>
                <w:rFonts w:ascii="Times New Roman" w:eastAsia="Times New Roman" w:hAnsi="Times New Roman" w:cs="Times New Roman"/>
              </w:rPr>
            </w:rPrChange>
          </w:rPr>
          <w:t>Requests 2.17.3 Documentation.</w:t>
        </w:r>
        <w:r>
          <w:rPr>
            <w:rFonts w:eastAsia="Times New Roman" w:cs="Times New Roman"/>
          </w:rPr>
          <w:fldChar w:fldCharType="end"/>
        </w:r>
        <w:r w:rsidRPr="00DA7858">
          <w:rPr>
            <w:rFonts w:eastAsia="Times New Roman" w:cs="Times New Roman"/>
            <w:rPrChange w:id="961" w:author="Tandon, Akshat" w:date="2017-05-30T10:36:00Z">
              <w:rPr>
                <w:rFonts w:ascii="Times New Roman" w:eastAsia="Times New Roman" w:hAnsi="Times New Roman" w:cs="Times New Roman"/>
              </w:rPr>
            </w:rPrChange>
          </w:rPr>
          <w:t>”</w:t>
        </w:r>
      </w:ins>
      <w:ins w:id="962" w:author="Tandon, Akshat" w:date="2017-05-30T10:35:00Z">
        <w:r>
          <w:fldChar w:fldCharType="end"/>
        </w:r>
      </w:ins>
    </w:p>
  </w:endnote>
  <w:endnote w:id="9">
    <w:p w14:paraId="3F7EB236" w14:textId="09218B3A" w:rsidR="003954F3" w:rsidRDefault="003954F3">
      <w:pPr>
        <w:pStyle w:val="EndnoteText"/>
      </w:pPr>
      <w:ins w:id="996" w:author="Tandon, Akshat" w:date="2017-05-30T14:51:00Z">
        <w:r>
          <w:rPr>
            <w:rStyle w:val="EndnoteReference"/>
          </w:rPr>
          <w:endnoteRef/>
        </w:r>
        <w:r>
          <w:t xml:space="preserve"> “</w:t>
        </w:r>
        <w:r>
          <w:fldChar w:fldCharType="begin"/>
        </w:r>
        <w:r>
          <w:instrText xml:space="preserve"> ADDIN ZOTERO_ITEM CSL_CITATION {"citationID":"UnSVdtDT","properties":{"formattedCitation":"{\\rtf {\\i{}Easygui}.}","plainCitation":"Easygui."},"citationItems":[{"id":45,"uris":["http://zotero.org/users/local/NrHIhgJV/items/83ZZFVH5"],"uri":["http://zotero.org/users/local/NrHIhgJV/items/83ZZFVH5"],"itemData":{"id":45,"type":"book","title":"easygui: EasyGUI is a module for very simple, very easy GUI programming in Python.  EasyGUI is different from other GUI generators in that EasyGUI is NOT event-driven.  Instead, all GUI interactions are invoked by simple function calls.","version":"0.98.1","genre":"Python","source":"PyPI","URL":"https://github.com/robertlugg/easygui","shortTitle":"easygui","author":[{"family":"","given":"easygui developers and Stephen"}],"accessed":{"date-parts":[["2017",5,30]]}}}],"schema":"https://github.com/citation-style-language/schema/raw/master/csl-citation.json"} </w:instrText>
        </w:r>
      </w:ins>
      <w:r>
        <w:fldChar w:fldCharType="separate"/>
      </w:r>
      <w:ins w:id="997" w:author="Tandon, Akshat" w:date="2017-05-30T14:51:00Z">
        <w:r>
          <w:rPr>
            <w:rFonts w:eastAsia="Times New Roman" w:cs="Times New Roman"/>
            <w:i/>
            <w:iCs/>
          </w:rPr>
          <w:fldChar w:fldCharType="begin"/>
        </w:r>
        <w:r>
          <w:rPr>
            <w:rFonts w:eastAsia="Times New Roman" w:cs="Times New Roman"/>
            <w:i/>
            <w:iCs/>
          </w:rPr>
          <w:instrText xml:space="preserve"> HYPERLINK "https://github.com/robertlugg/easygui" </w:instrText>
        </w:r>
        <w:r>
          <w:rPr>
            <w:rFonts w:eastAsia="Times New Roman" w:cs="Times New Roman"/>
            <w:i/>
            <w:iCs/>
          </w:rPr>
          <w:fldChar w:fldCharType="separate"/>
        </w:r>
        <w:r w:rsidRPr="00A126BE">
          <w:rPr>
            <w:rStyle w:val="Hyperlink"/>
            <w:rPrChange w:id="998" w:author="Tandon, Akshat" w:date="2017-05-30T14:51:00Z">
              <w:rPr>
                <w:rFonts w:ascii="Times New Roman" w:eastAsia="Times New Roman" w:hAnsi="Times New Roman" w:cs="Times New Roman"/>
                <w:i/>
                <w:iCs/>
              </w:rPr>
            </w:rPrChange>
          </w:rPr>
          <w:t>Easygui</w:t>
        </w:r>
        <w:r>
          <w:rPr>
            <w:rFonts w:eastAsia="Times New Roman" w:cs="Times New Roman"/>
            <w:i/>
            <w:iCs/>
          </w:rPr>
          <w:fldChar w:fldCharType="end"/>
        </w:r>
        <w:r w:rsidRPr="00A126BE">
          <w:rPr>
            <w:rFonts w:eastAsia="Times New Roman" w:cs="Times New Roman"/>
            <w:rPrChange w:id="999" w:author="Tandon, Akshat" w:date="2017-05-30T14:51:00Z">
              <w:rPr>
                <w:rFonts w:ascii="Times New Roman" w:eastAsia="Times New Roman" w:hAnsi="Times New Roman" w:cs="Times New Roman"/>
              </w:rPr>
            </w:rPrChange>
          </w:rPr>
          <w:t>.</w:t>
        </w:r>
        <w:r>
          <w:fldChar w:fldCharType="end"/>
        </w:r>
        <w:r>
          <w:t>”</w:t>
        </w:r>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Verdana">
    <w:panose1 w:val="020B0604030504040204"/>
    <w:charset w:val="00"/>
    <w:family w:val="auto"/>
    <w:pitch w:val="variable"/>
    <w:sig w:usb0="A10006FF" w:usb1="4000205B" w:usb2="00000010" w:usb3="00000000" w:csb0="0000019F" w:csb1="00000000"/>
  </w:font>
  <w:font w:name="Segoe UI">
    <w:altName w:val="Calibri"/>
    <w:charset w:val="00"/>
    <w:family w:val="swiss"/>
    <w:pitch w:val="variable"/>
    <w:sig w:usb0="E4002EFF" w:usb1="C000E47F"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175372"/>
      <w:docPartObj>
        <w:docPartGallery w:val="Page Numbers (Bottom of Page)"/>
        <w:docPartUnique/>
      </w:docPartObj>
    </w:sdtPr>
    <w:sdtEndPr>
      <w:rPr>
        <w:noProof/>
      </w:rPr>
    </w:sdtEndPr>
    <w:sdtContent>
      <w:p w14:paraId="16187776" w14:textId="1DD10F2A" w:rsidR="003954F3" w:rsidRDefault="003954F3" w:rsidP="00A542EF">
        <w:pPr>
          <w:pStyle w:val="Footer"/>
          <w:jc w:val="center"/>
        </w:pPr>
        <w:r>
          <w:fldChar w:fldCharType="begin"/>
        </w:r>
        <w:r>
          <w:instrText xml:space="preserve"> PAGE   \* MERGEFORMAT </w:instrText>
        </w:r>
        <w:r>
          <w:fldChar w:fldCharType="separate"/>
        </w:r>
        <w:r w:rsidR="004C14BB">
          <w:rPr>
            <w:noProof/>
          </w:rPr>
          <w:t>xi</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25061"/>
      <w:docPartObj>
        <w:docPartGallery w:val="Page Numbers (Bottom of Page)"/>
        <w:docPartUnique/>
      </w:docPartObj>
    </w:sdtPr>
    <w:sdtEndPr>
      <w:rPr>
        <w:noProof/>
      </w:rPr>
    </w:sdtEndPr>
    <w:sdtContent>
      <w:p w14:paraId="18300694" w14:textId="5B8EB7D8" w:rsidR="003954F3" w:rsidRDefault="003954F3" w:rsidP="002842B4">
        <w:pPr>
          <w:pStyle w:val="Footer"/>
          <w:jc w:val="center"/>
        </w:pPr>
        <w:r>
          <w:fldChar w:fldCharType="begin"/>
        </w:r>
        <w:r>
          <w:instrText xml:space="preserve"> PAGE   \* MERGEFORMAT </w:instrText>
        </w:r>
        <w:r>
          <w:fldChar w:fldCharType="separate"/>
        </w:r>
        <w:r w:rsidR="004C14BB">
          <w:rPr>
            <w:noProof/>
          </w:rPr>
          <w:t>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5DAE7A" w14:textId="77777777" w:rsidR="0060709D" w:rsidRDefault="0060709D" w:rsidP="00A542EF">
      <w:pPr>
        <w:spacing w:after="0" w:line="240" w:lineRule="auto"/>
      </w:pPr>
      <w:r>
        <w:separator/>
      </w:r>
    </w:p>
  </w:footnote>
  <w:footnote w:type="continuationSeparator" w:id="0">
    <w:p w14:paraId="662788F2" w14:textId="77777777" w:rsidR="0060709D" w:rsidRDefault="0060709D" w:rsidP="00A542E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7C8BD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EA33FF"/>
    <w:multiLevelType w:val="hybridMultilevel"/>
    <w:tmpl w:val="FA320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5165D4"/>
    <w:multiLevelType w:val="hybridMultilevel"/>
    <w:tmpl w:val="6E7875D8"/>
    <w:lvl w:ilvl="0" w:tplc="5FFA90F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nsid w:val="1E0970E5"/>
    <w:multiLevelType w:val="hybridMultilevel"/>
    <w:tmpl w:val="82DA68DA"/>
    <w:lvl w:ilvl="0" w:tplc="BF3CD6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nsid w:val="40B92D2F"/>
    <w:multiLevelType w:val="multilevel"/>
    <w:tmpl w:val="1F7A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A8F1B83"/>
    <w:multiLevelType w:val="hybridMultilevel"/>
    <w:tmpl w:val="FA76117A"/>
    <w:lvl w:ilvl="0" w:tplc="63728B4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53A8264E"/>
    <w:multiLevelType w:val="hybridMultilevel"/>
    <w:tmpl w:val="BC325A56"/>
    <w:lvl w:ilvl="0" w:tplc="CC2C4864">
      <w:start w:val="1"/>
      <w:numFmt w:val="decimal"/>
      <w:lvlText w:val="%1."/>
      <w:lvlJc w:val="left"/>
      <w:pPr>
        <w:ind w:left="720" w:hanging="360"/>
      </w:pPr>
      <w:rPr>
        <w:rFonts w:ascii="Arial" w:eastAsiaTheme="minorHAnsi" w:hAnsi="Arial"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0"/>
  </w:num>
  <w:num w:numId="6">
    <w:abstractNumId w:val="3"/>
  </w:num>
  <w:num w:numId="7">
    <w:abstractNumId w:val="2"/>
  </w:num>
  <w:num w:numId="8">
    <w:abstractNumId w:val="6"/>
  </w:num>
  <w:num w:numId="9">
    <w:abstractNumId w:val="7"/>
  </w:num>
  <w:numIdMacAtCleanup w:val="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don, Akshat">
    <w15:presenceInfo w15:providerId="None" w15:userId="Tandon, Akshat"/>
  </w15:person>
  <w15:person w15:author="Tandon, Akshat A.">
    <w15:presenceInfo w15:providerId="AD" w15:userId="S-1-5-21-329068152-1454471165-1417001333-42626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stylePaneSortMethod w:val="0000"/>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0473"/>
    <w:rsid w:val="00001706"/>
    <w:rsid w:val="00006995"/>
    <w:rsid w:val="00006D16"/>
    <w:rsid w:val="000122CB"/>
    <w:rsid w:val="000147AB"/>
    <w:rsid w:val="000227BD"/>
    <w:rsid w:val="000229C6"/>
    <w:rsid w:val="00027237"/>
    <w:rsid w:val="00032D9B"/>
    <w:rsid w:val="00035765"/>
    <w:rsid w:val="00036649"/>
    <w:rsid w:val="00042066"/>
    <w:rsid w:val="0004683D"/>
    <w:rsid w:val="00046BD7"/>
    <w:rsid w:val="0006095E"/>
    <w:rsid w:val="00062C29"/>
    <w:rsid w:val="00063D3F"/>
    <w:rsid w:val="000679F9"/>
    <w:rsid w:val="00071B49"/>
    <w:rsid w:val="000A6556"/>
    <w:rsid w:val="000B4421"/>
    <w:rsid w:val="000C0A80"/>
    <w:rsid w:val="000C6109"/>
    <w:rsid w:val="000D55F1"/>
    <w:rsid w:val="000E234C"/>
    <w:rsid w:val="000E4470"/>
    <w:rsid w:val="000E63AC"/>
    <w:rsid w:val="000F70F6"/>
    <w:rsid w:val="001058E3"/>
    <w:rsid w:val="00105D3E"/>
    <w:rsid w:val="00113DFE"/>
    <w:rsid w:val="00113F82"/>
    <w:rsid w:val="0011654D"/>
    <w:rsid w:val="00117B75"/>
    <w:rsid w:val="00121E0F"/>
    <w:rsid w:val="0012690C"/>
    <w:rsid w:val="00147C41"/>
    <w:rsid w:val="001537B5"/>
    <w:rsid w:val="00161D36"/>
    <w:rsid w:val="00162373"/>
    <w:rsid w:val="00162844"/>
    <w:rsid w:val="00166E3A"/>
    <w:rsid w:val="00175992"/>
    <w:rsid w:val="001868DE"/>
    <w:rsid w:val="00191318"/>
    <w:rsid w:val="0019239A"/>
    <w:rsid w:val="001930C3"/>
    <w:rsid w:val="001952A7"/>
    <w:rsid w:val="001A2E17"/>
    <w:rsid w:val="001A4992"/>
    <w:rsid w:val="001B452C"/>
    <w:rsid w:val="001C12A2"/>
    <w:rsid w:val="001C2BE7"/>
    <w:rsid w:val="001C5FA8"/>
    <w:rsid w:val="001D107F"/>
    <w:rsid w:val="001D3CD6"/>
    <w:rsid w:val="001E68F2"/>
    <w:rsid w:val="001F052A"/>
    <w:rsid w:val="001F1AEE"/>
    <w:rsid w:val="001F38E0"/>
    <w:rsid w:val="00200B9E"/>
    <w:rsid w:val="002015E2"/>
    <w:rsid w:val="00203921"/>
    <w:rsid w:val="002104A2"/>
    <w:rsid w:val="002127C3"/>
    <w:rsid w:val="00213104"/>
    <w:rsid w:val="002143D1"/>
    <w:rsid w:val="002162A1"/>
    <w:rsid w:val="00223A6B"/>
    <w:rsid w:val="002251AE"/>
    <w:rsid w:val="002336E1"/>
    <w:rsid w:val="00240C56"/>
    <w:rsid w:val="00241CAF"/>
    <w:rsid w:val="00242297"/>
    <w:rsid w:val="00261553"/>
    <w:rsid w:val="00261A9E"/>
    <w:rsid w:val="002623C0"/>
    <w:rsid w:val="00265428"/>
    <w:rsid w:val="00273CEC"/>
    <w:rsid w:val="00276693"/>
    <w:rsid w:val="002804C8"/>
    <w:rsid w:val="002842B4"/>
    <w:rsid w:val="002910D2"/>
    <w:rsid w:val="002A06D7"/>
    <w:rsid w:val="002A1763"/>
    <w:rsid w:val="002A62F4"/>
    <w:rsid w:val="002A6BD2"/>
    <w:rsid w:val="002B1EDE"/>
    <w:rsid w:val="002C0F3B"/>
    <w:rsid w:val="002C6EFE"/>
    <w:rsid w:val="002D0F75"/>
    <w:rsid w:val="002E08BC"/>
    <w:rsid w:val="002E476F"/>
    <w:rsid w:val="002E5EB5"/>
    <w:rsid w:val="003143FD"/>
    <w:rsid w:val="00314B03"/>
    <w:rsid w:val="00321647"/>
    <w:rsid w:val="0035168F"/>
    <w:rsid w:val="00354BED"/>
    <w:rsid w:val="00372609"/>
    <w:rsid w:val="0037374B"/>
    <w:rsid w:val="00384B2C"/>
    <w:rsid w:val="00385D2C"/>
    <w:rsid w:val="003954F3"/>
    <w:rsid w:val="00397726"/>
    <w:rsid w:val="003B24B8"/>
    <w:rsid w:val="003B28C0"/>
    <w:rsid w:val="003B2B7E"/>
    <w:rsid w:val="003B2CDF"/>
    <w:rsid w:val="003B37D8"/>
    <w:rsid w:val="003B3CB3"/>
    <w:rsid w:val="003B5653"/>
    <w:rsid w:val="003C39B3"/>
    <w:rsid w:val="003C3D69"/>
    <w:rsid w:val="003E08BC"/>
    <w:rsid w:val="003E2489"/>
    <w:rsid w:val="003E6A2D"/>
    <w:rsid w:val="003F51A4"/>
    <w:rsid w:val="00405541"/>
    <w:rsid w:val="0041332F"/>
    <w:rsid w:val="00413688"/>
    <w:rsid w:val="00430D5B"/>
    <w:rsid w:val="00434443"/>
    <w:rsid w:val="00437EE0"/>
    <w:rsid w:val="00443936"/>
    <w:rsid w:val="00445043"/>
    <w:rsid w:val="0044610C"/>
    <w:rsid w:val="00446DBE"/>
    <w:rsid w:val="00451B6C"/>
    <w:rsid w:val="004522D4"/>
    <w:rsid w:val="00456589"/>
    <w:rsid w:val="0047625A"/>
    <w:rsid w:val="00481150"/>
    <w:rsid w:val="00485631"/>
    <w:rsid w:val="00486A07"/>
    <w:rsid w:val="00494FED"/>
    <w:rsid w:val="004B0D60"/>
    <w:rsid w:val="004B13A1"/>
    <w:rsid w:val="004B39F9"/>
    <w:rsid w:val="004C14BB"/>
    <w:rsid w:val="004D213D"/>
    <w:rsid w:val="004D3CA2"/>
    <w:rsid w:val="004E0E0C"/>
    <w:rsid w:val="004F3A6B"/>
    <w:rsid w:val="004F6AC5"/>
    <w:rsid w:val="005141CE"/>
    <w:rsid w:val="00514EC2"/>
    <w:rsid w:val="005166E7"/>
    <w:rsid w:val="00517F10"/>
    <w:rsid w:val="00541562"/>
    <w:rsid w:val="005555E7"/>
    <w:rsid w:val="00556D4F"/>
    <w:rsid w:val="00567571"/>
    <w:rsid w:val="005B22A4"/>
    <w:rsid w:val="005B302C"/>
    <w:rsid w:val="005B70F7"/>
    <w:rsid w:val="005C08D2"/>
    <w:rsid w:val="005C53D7"/>
    <w:rsid w:val="005C5AE3"/>
    <w:rsid w:val="005C784B"/>
    <w:rsid w:val="005D23B1"/>
    <w:rsid w:val="005D6CF6"/>
    <w:rsid w:val="005E431F"/>
    <w:rsid w:val="005F3787"/>
    <w:rsid w:val="005F3C06"/>
    <w:rsid w:val="005F53FA"/>
    <w:rsid w:val="0060709D"/>
    <w:rsid w:val="00607D5F"/>
    <w:rsid w:val="0061204B"/>
    <w:rsid w:val="006138CB"/>
    <w:rsid w:val="00614BCD"/>
    <w:rsid w:val="00622644"/>
    <w:rsid w:val="00623EA3"/>
    <w:rsid w:val="00643940"/>
    <w:rsid w:val="00646F8D"/>
    <w:rsid w:val="00660296"/>
    <w:rsid w:val="00661F04"/>
    <w:rsid w:val="00662F96"/>
    <w:rsid w:val="0067102C"/>
    <w:rsid w:val="00675271"/>
    <w:rsid w:val="006921BF"/>
    <w:rsid w:val="006972CF"/>
    <w:rsid w:val="006A313A"/>
    <w:rsid w:val="006C20E6"/>
    <w:rsid w:val="006E47E4"/>
    <w:rsid w:val="006E4BC7"/>
    <w:rsid w:val="006F5097"/>
    <w:rsid w:val="007146EB"/>
    <w:rsid w:val="00726916"/>
    <w:rsid w:val="00732C9E"/>
    <w:rsid w:val="00746B48"/>
    <w:rsid w:val="007503EC"/>
    <w:rsid w:val="00751639"/>
    <w:rsid w:val="00765C2E"/>
    <w:rsid w:val="00771B72"/>
    <w:rsid w:val="007804DC"/>
    <w:rsid w:val="00784147"/>
    <w:rsid w:val="00791D3A"/>
    <w:rsid w:val="00791DDF"/>
    <w:rsid w:val="007941E1"/>
    <w:rsid w:val="00796229"/>
    <w:rsid w:val="007C1591"/>
    <w:rsid w:val="007C24E9"/>
    <w:rsid w:val="007D079E"/>
    <w:rsid w:val="007D14ED"/>
    <w:rsid w:val="007D2905"/>
    <w:rsid w:val="007E19A4"/>
    <w:rsid w:val="007F786F"/>
    <w:rsid w:val="00801DD0"/>
    <w:rsid w:val="00806B5F"/>
    <w:rsid w:val="00820B8C"/>
    <w:rsid w:val="0082303B"/>
    <w:rsid w:val="00834587"/>
    <w:rsid w:val="00835876"/>
    <w:rsid w:val="0084365C"/>
    <w:rsid w:val="00854C99"/>
    <w:rsid w:val="00861AC4"/>
    <w:rsid w:val="0086457F"/>
    <w:rsid w:val="008763C5"/>
    <w:rsid w:val="00881836"/>
    <w:rsid w:val="008859B2"/>
    <w:rsid w:val="0089433E"/>
    <w:rsid w:val="008B1FCF"/>
    <w:rsid w:val="008B3F84"/>
    <w:rsid w:val="008B455A"/>
    <w:rsid w:val="008C0B03"/>
    <w:rsid w:val="008D4FAA"/>
    <w:rsid w:val="008D5E69"/>
    <w:rsid w:val="008D70D8"/>
    <w:rsid w:val="008E242A"/>
    <w:rsid w:val="008E3D3A"/>
    <w:rsid w:val="008E4592"/>
    <w:rsid w:val="008E54BB"/>
    <w:rsid w:val="00910A03"/>
    <w:rsid w:val="00912F95"/>
    <w:rsid w:val="00914026"/>
    <w:rsid w:val="00926AD5"/>
    <w:rsid w:val="00943930"/>
    <w:rsid w:val="00962B5D"/>
    <w:rsid w:val="00962D71"/>
    <w:rsid w:val="009642AF"/>
    <w:rsid w:val="00965C1C"/>
    <w:rsid w:val="009A0FBC"/>
    <w:rsid w:val="009A1E01"/>
    <w:rsid w:val="009A5882"/>
    <w:rsid w:val="009B700D"/>
    <w:rsid w:val="009C4E78"/>
    <w:rsid w:val="009E23BE"/>
    <w:rsid w:val="009E4615"/>
    <w:rsid w:val="009F1901"/>
    <w:rsid w:val="00A047F7"/>
    <w:rsid w:val="00A07D78"/>
    <w:rsid w:val="00A126BE"/>
    <w:rsid w:val="00A13C6D"/>
    <w:rsid w:val="00A1477D"/>
    <w:rsid w:val="00A22DD2"/>
    <w:rsid w:val="00A326B6"/>
    <w:rsid w:val="00A378EC"/>
    <w:rsid w:val="00A52C63"/>
    <w:rsid w:val="00A542EF"/>
    <w:rsid w:val="00A55F00"/>
    <w:rsid w:val="00A56963"/>
    <w:rsid w:val="00A671A0"/>
    <w:rsid w:val="00A701B1"/>
    <w:rsid w:val="00A80BF2"/>
    <w:rsid w:val="00A9067B"/>
    <w:rsid w:val="00A96206"/>
    <w:rsid w:val="00AA20C8"/>
    <w:rsid w:val="00AA2CE6"/>
    <w:rsid w:val="00AB6A94"/>
    <w:rsid w:val="00AC170E"/>
    <w:rsid w:val="00AC6B86"/>
    <w:rsid w:val="00AD1529"/>
    <w:rsid w:val="00AD6D34"/>
    <w:rsid w:val="00AD6F8B"/>
    <w:rsid w:val="00AE1BEB"/>
    <w:rsid w:val="00AF1E82"/>
    <w:rsid w:val="00AF2854"/>
    <w:rsid w:val="00AF3450"/>
    <w:rsid w:val="00B11271"/>
    <w:rsid w:val="00B13A69"/>
    <w:rsid w:val="00B2117B"/>
    <w:rsid w:val="00B23EBE"/>
    <w:rsid w:val="00B26166"/>
    <w:rsid w:val="00B30BAE"/>
    <w:rsid w:val="00B31456"/>
    <w:rsid w:val="00B36210"/>
    <w:rsid w:val="00B458A0"/>
    <w:rsid w:val="00B46017"/>
    <w:rsid w:val="00B5408B"/>
    <w:rsid w:val="00B5462C"/>
    <w:rsid w:val="00B552EA"/>
    <w:rsid w:val="00B60144"/>
    <w:rsid w:val="00B61271"/>
    <w:rsid w:val="00B61F81"/>
    <w:rsid w:val="00B64FF2"/>
    <w:rsid w:val="00B73EFD"/>
    <w:rsid w:val="00B87FAC"/>
    <w:rsid w:val="00B934CF"/>
    <w:rsid w:val="00B96093"/>
    <w:rsid w:val="00BA6D32"/>
    <w:rsid w:val="00BB05E6"/>
    <w:rsid w:val="00BB2BEB"/>
    <w:rsid w:val="00BB475C"/>
    <w:rsid w:val="00BC235F"/>
    <w:rsid w:val="00BC3B37"/>
    <w:rsid w:val="00BD47DE"/>
    <w:rsid w:val="00BD4F03"/>
    <w:rsid w:val="00BD4FE4"/>
    <w:rsid w:val="00BE0009"/>
    <w:rsid w:val="00BE2821"/>
    <w:rsid w:val="00BE626A"/>
    <w:rsid w:val="00BE7C5F"/>
    <w:rsid w:val="00BF05CE"/>
    <w:rsid w:val="00BF7550"/>
    <w:rsid w:val="00C12A4D"/>
    <w:rsid w:val="00C16759"/>
    <w:rsid w:val="00C30BD9"/>
    <w:rsid w:val="00C42783"/>
    <w:rsid w:val="00C53913"/>
    <w:rsid w:val="00C57712"/>
    <w:rsid w:val="00C6146B"/>
    <w:rsid w:val="00C71C76"/>
    <w:rsid w:val="00C7572E"/>
    <w:rsid w:val="00C75AD8"/>
    <w:rsid w:val="00C8177D"/>
    <w:rsid w:val="00C942CF"/>
    <w:rsid w:val="00C947F5"/>
    <w:rsid w:val="00C96AB4"/>
    <w:rsid w:val="00CA3D91"/>
    <w:rsid w:val="00CA4568"/>
    <w:rsid w:val="00CB363D"/>
    <w:rsid w:val="00CC28A7"/>
    <w:rsid w:val="00CC3FE7"/>
    <w:rsid w:val="00CD2B57"/>
    <w:rsid w:val="00CD3426"/>
    <w:rsid w:val="00CD730E"/>
    <w:rsid w:val="00CE5754"/>
    <w:rsid w:val="00CF2264"/>
    <w:rsid w:val="00CF5C60"/>
    <w:rsid w:val="00D25AFE"/>
    <w:rsid w:val="00D26CE0"/>
    <w:rsid w:val="00D2731A"/>
    <w:rsid w:val="00D30AA1"/>
    <w:rsid w:val="00D32BBB"/>
    <w:rsid w:val="00D341D0"/>
    <w:rsid w:val="00D35D23"/>
    <w:rsid w:val="00D37834"/>
    <w:rsid w:val="00D425EA"/>
    <w:rsid w:val="00D67013"/>
    <w:rsid w:val="00D7173B"/>
    <w:rsid w:val="00D737A7"/>
    <w:rsid w:val="00D74E89"/>
    <w:rsid w:val="00D843CA"/>
    <w:rsid w:val="00D85AD4"/>
    <w:rsid w:val="00D949CA"/>
    <w:rsid w:val="00DA39DD"/>
    <w:rsid w:val="00DA7858"/>
    <w:rsid w:val="00DB02CC"/>
    <w:rsid w:val="00DC1AAA"/>
    <w:rsid w:val="00DD056B"/>
    <w:rsid w:val="00DD335F"/>
    <w:rsid w:val="00DF6B61"/>
    <w:rsid w:val="00E01F9B"/>
    <w:rsid w:val="00E10BCA"/>
    <w:rsid w:val="00E132D4"/>
    <w:rsid w:val="00E209E6"/>
    <w:rsid w:val="00E24E64"/>
    <w:rsid w:val="00E310EB"/>
    <w:rsid w:val="00E36AF7"/>
    <w:rsid w:val="00E378D8"/>
    <w:rsid w:val="00E534E6"/>
    <w:rsid w:val="00E57D54"/>
    <w:rsid w:val="00E623B0"/>
    <w:rsid w:val="00E7186D"/>
    <w:rsid w:val="00E734A8"/>
    <w:rsid w:val="00E74044"/>
    <w:rsid w:val="00E77994"/>
    <w:rsid w:val="00E813A6"/>
    <w:rsid w:val="00E82262"/>
    <w:rsid w:val="00E833FF"/>
    <w:rsid w:val="00E8766D"/>
    <w:rsid w:val="00E92C0F"/>
    <w:rsid w:val="00E97FF1"/>
    <w:rsid w:val="00EA7619"/>
    <w:rsid w:val="00EC11BC"/>
    <w:rsid w:val="00EC1212"/>
    <w:rsid w:val="00ED062F"/>
    <w:rsid w:val="00ED7266"/>
    <w:rsid w:val="00F01811"/>
    <w:rsid w:val="00F01B39"/>
    <w:rsid w:val="00F03B4B"/>
    <w:rsid w:val="00F05875"/>
    <w:rsid w:val="00F05B75"/>
    <w:rsid w:val="00F1078A"/>
    <w:rsid w:val="00F11A24"/>
    <w:rsid w:val="00F122D0"/>
    <w:rsid w:val="00F1365C"/>
    <w:rsid w:val="00F141C1"/>
    <w:rsid w:val="00F23678"/>
    <w:rsid w:val="00F37813"/>
    <w:rsid w:val="00F4162B"/>
    <w:rsid w:val="00F54916"/>
    <w:rsid w:val="00F612F2"/>
    <w:rsid w:val="00F64028"/>
    <w:rsid w:val="00F64615"/>
    <w:rsid w:val="00F67391"/>
    <w:rsid w:val="00F678A6"/>
    <w:rsid w:val="00F71A26"/>
    <w:rsid w:val="00F76AC3"/>
    <w:rsid w:val="00F82727"/>
    <w:rsid w:val="00F90126"/>
    <w:rsid w:val="00F92FB9"/>
    <w:rsid w:val="00F94A27"/>
    <w:rsid w:val="00F95267"/>
    <w:rsid w:val="00FA7FA5"/>
    <w:rsid w:val="00FB18AE"/>
    <w:rsid w:val="00FC58D1"/>
    <w:rsid w:val="00FC65A3"/>
    <w:rsid w:val="00FD5B6B"/>
    <w:rsid w:val="00FD6A55"/>
    <w:rsid w:val="00FE0AD2"/>
    <w:rsid w:val="00FE4B5A"/>
    <w:rsid w:val="00FE7C09"/>
    <w:rsid w:val="00FF22D4"/>
    <w:rsid w:val="00FF375C"/>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0B03"/>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8D5E69"/>
    <w:pPr>
      <w:keepNext/>
      <w:keepLines/>
      <w:numPr>
        <w:ilvl w:val="4"/>
        <w:numId w:val="1"/>
      </w:numPr>
      <w:spacing w:line="240" w:lineRule="auto"/>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C947F5"/>
    <w:pPr>
      <w:ind w:firstLine="720"/>
      <w:pPrChange w:id="0" w:author="Tandon, Akshat" w:date="2017-06-05T10:38:00Z">
        <w:pPr>
          <w:spacing w:before="120" w:after="240" w:line="360" w:lineRule="auto"/>
          <w:ind w:firstLine="720"/>
        </w:pPr>
      </w:pPrChange>
    </w:pPr>
    <w:rPr>
      <w:sz w:val="28"/>
      <w:rPrChange w:id="0" w:author="Tandon, Akshat" w:date="2017-06-05T10:38:00Z">
        <w:rPr>
          <w:rFonts w:ascii="Arial" w:eastAsiaTheme="minorHAnsi" w:hAnsi="Arial" w:cstheme="minorBidi"/>
          <w:sz w:val="24"/>
          <w:szCs w:val="22"/>
          <w:lang w:val="en-CA" w:eastAsia="en-US" w:bidi="ar-SA"/>
        </w:rPr>
      </w:rPrChange>
    </w:r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E92C0F"/>
    <w:pPr>
      <w:tabs>
        <w:tab w:val="right" w:leader="dot" w:pos="8630"/>
      </w:tabs>
      <w:spacing w:before="40" w:after="0" w:line="240" w:lineRule="auto"/>
    </w:pPr>
    <w:rPr>
      <w:bCs/>
      <w:szCs w:val="20"/>
    </w:rPr>
  </w:style>
  <w:style w:type="paragraph" w:styleId="TOC1">
    <w:name w:val="toc 1"/>
    <w:basedOn w:val="Normal"/>
    <w:next w:val="Normal"/>
    <w:autoRedefine/>
    <w:uiPriority w:val="39"/>
    <w:unhideWhenUsed/>
    <w:qFormat/>
    <w:rsid w:val="00117B75"/>
    <w:pPr>
      <w:spacing w:before="240" w:after="0" w:line="240" w:lineRule="auto"/>
      <w:ind w:left="605" w:hanging="605"/>
    </w:pPr>
    <w:rPr>
      <w:b/>
      <w:bCs/>
      <w:szCs w:val="24"/>
    </w:rPr>
  </w:style>
  <w:style w:type="paragraph" w:styleId="TOC3">
    <w:name w:val="toc 3"/>
    <w:basedOn w:val="Normal"/>
    <w:next w:val="Normal"/>
    <w:autoRedefine/>
    <w:uiPriority w:val="39"/>
    <w:unhideWhenUsed/>
    <w:qFormat/>
    <w:rsid w:val="00E92C0F"/>
    <w:pPr>
      <w:spacing w:before="40" w:after="0" w:line="240" w:lineRule="auto"/>
      <w:ind w:left="216"/>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8D5E69"/>
    <w:rPr>
      <w:rFonts w:ascii="Arial" w:eastAsiaTheme="majorEastAsia" w:hAnsi="Arial" w:cstheme="majorBidi"/>
      <w:b/>
      <w:color w:val="000000" w:themeColor="text1"/>
      <w:sz w:val="28"/>
    </w:rPr>
  </w:style>
  <w:style w:type="paragraph" w:styleId="TOC4">
    <w:name w:val="toc 4"/>
    <w:basedOn w:val="Normal"/>
    <w:next w:val="Normal"/>
    <w:autoRedefine/>
    <w:uiPriority w:val="39"/>
    <w:unhideWhenUsed/>
    <w:rsid w:val="00E92C0F"/>
    <w:pPr>
      <w:spacing w:before="40" w:after="0" w:line="240" w:lineRule="auto"/>
      <w:ind w:left="446"/>
    </w:pPr>
    <w:rPr>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F141C1"/>
    <w:pPr>
      <w:keepNext w:val="0"/>
      <w:spacing w:before="0" w:after="240"/>
    </w:pPr>
  </w:style>
  <w:style w:type="paragraph" w:customStyle="1" w:styleId="3TableData">
    <w:name w:val="3_TableData"/>
    <w:basedOn w:val="Normal"/>
    <w:qFormat/>
    <w:rsid w:val="00F141C1"/>
    <w:pPr>
      <w:keepNext/>
      <w:keepLines/>
      <w:spacing w:after="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
    <w:name w:val="3_TableHead"/>
    <w:basedOn w:val="3TableData"/>
    <w:qFormat/>
    <w:rsid w:val="00517F10"/>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F141C1"/>
    <w:pPr>
      <w:keepNext/>
      <w:keepLines/>
      <w:spacing w:after="12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TableHeadCentre">
    <w:name w:val="3_TableHead_Centre"/>
    <w:basedOn w:val="3TableHead"/>
    <w:qFormat/>
    <w:rsid w:val="009C4E78"/>
    <w:pPr>
      <w:jc w:val="center"/>
    </w:pPr>
  </w:style>
  <w:style w:type="paragraph" w:customStyle="1" w:styleId="3TableHeadRight">
    <w:name w:val="3_TableHead_Right"/>
    <w:basedOn w:val="3TableHead"/>
    <w:qFormat/>
    <w:rsid w:val="009C4E78"/>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77994"/>
    <w:pPr>
      <w:spacing w:after="360" w:line="240" w:lineRule="auto"/>
    </w:pPr>
    <w:rPr>
      <w:rFonts w:ascii="Arial Narrow" w:hAnsi="Arial Narrow"/>
      <w:sz w:val="20"/>
    </w:rPr>
  </w:style>
  <w:style w:type="paragraph" w:customStyle="1" w:styleId="5RefAmerAntiqAuthor">
    <w:name w:val="5_Ref_AmerAntiq_Author"/>
    <w:basedOn w:val="Normal"/>
    <w:next w:val="5RefAmerAntiqWork"/>
    <w:qFormat/>
    <w:rsid w:val="00BE7C5F"/>
    <w:pPr>
      <w:keepNext/>
      <w:keepLines/>
      <w:spacing w:before="30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unhideWhenUsed/>
    <w:rsid w:val="004F6AC5"/>
    <w:rPr>
      <w:vertAlign w:val="superscript"/>
    </w:rPr>
  </w:style>
  <w:style w:type="paragraph" w:styleId="FootnoteText">
    <w:name w:val="footnote text"/>
    <w:basedOn w:val="Normal"/>
    <w:link w:val="FootnoteTextChar"/>
    <w:uiPriority w:val="99"/>
    <w:unhideWhenUsed/>
    <w:rsid w:val="00DF6B61"/>
    <w:pPr>
      <w:spacing w:before="100" w:after="0" w:line="240" w:lineRule="auto"/>
      <w:jc w:val="both"/>
    </w:pPr>
    <w:rPr>
      <w:sz w:val="20"/>
      <w:szCs w:val="20"/>
    </w:rPr>
  </w:style>
  <w:style w:type="character" w:customStyle="1" w:styleId="FootnoteTextChar">
    <w:name w:val="Footnote Text Char"/>
    <w:basedOn w:val="DefaultParagraphFont"/>
    <w:link w:val="FootnoteText"/>
    <w:uiPriority w:val="99"/>
    <w:rsid w:val="00DF6B61"/>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move1">
    <w:name w:val="move1"/>
    <w:basedOn w:val="DefaultParagraphFont"/>
    <w:rsid w:val="00AC6B86"/>
  </w:style>
  <w:style w:type="character" w:customStyle="1" w:styleId="move2">
    <w:name w:val="move2"/>
    <w:basedOn w:val="DefaultParagraphFont"/>
    <w:rsid w:val="00AC6B86"/>
  </w:style>
  <w:style w:type="character" w:customStyle="1" w:styleId="move3">
    <w:name w:val="move3"/>
    <w:basedOn w:val="DefaultParagraphFont"/>
    <w:rsid w:val="00AC6B86"/>
  </w:style>
  <w:style w:type="paragraph" w:styleId="Bibliography">
    <w:name w:val="Bibliography"/>
    <w:basedOn w:val="Normal"/>
    <w:next w:val="Normal"/>
    <w:uiPriority w:val="37"/>
    <w:unhideWhenUsed/>
    <w:rsid w:val="00607D5F"/>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2310">
      <w:bodyDiv w:val="1"/>
      <w:marLeft w:val="0"/>
      <w:marRight w:val="0"/>
      <w:marTop w:val="0"/>
      <w:marBottom w:val="0"/>
      <w:divBdr>
        <w:top w:val="none" w:sz="0" w:space="0" w:color="auto"/>
        <w:left w:val="none" w:sz="0" w:space="0" w:color="auto"/>
        <w:bottom w:val="none" w:sz="0" w:space="0" w:color="auto"/>
        <w:right w:val="none" w:sz="0" w:space="0" w:color="auto"/>
      </w:divBdr>
    </w:div>
    <w:div w:id="94982206">
      <w:bodyDiv w:val="1"/>
      <w:marLeft w:val="0"/>
      <w:marRight w:val="0"/>
      <w:marTop w:val="0"/>
      <w:marBottom w:val="0"/>
      <w:divBdr>
        <w:top w:val="none" w:sz="0" w:space="0" w:color="auto"/>
        <w:left w:val="none" w:sz="0" w:space="0" w:color="auto"/>
        <w:bottom w:val="none" w:sz="0" w:space="0" w:color="auto"/>
        <w:right w:val="none" w:sz="0" w:space="0" w:color="auto"/>
      </w:divBdr>
    </w:div>
    <w:div w:id="100612832">
      <w:bodyDiv w:val="1"/>
      <w:marLeft w:val="0"/>
      <w:marRight w:val="0"/>
      <w:marTop w:val="0"/>
      <w:marBottom w:val="0"/>
      <w:divBdr>
        <w:top w:val="none" w:sz="0" w:space="0" w:color="auto"/>
        <w:left w:val="none" w:sz="0" w:space="0" w:color="auto"/>
        <w:bottom w:val="none" w:sz="0" w:space="0" w:color="auto"/>
        <w:right w:val="none" w:sz="0" w:space="0" w:color="auto"/>
      </w:divBdr>
    </w:div>
    <w:div w:id="172233541">
      <w:bodyDiv w:val="1"/>
      <w:marLeft w:val="0"/>
      <w:marRight w:val="0"/>
      <w:marTop w:val="0"/>
      <w:marBottom w:val="0"/>
      <w:divBdr>
        <w:top w:val="none" w:sz="0" w:space="0" w:color="auto"/>
        <w:left w:val="none" w:sz="0" w:space="0" w:color="auto"/>
        <w:bottom w:val="none" w:sz="0" w:space="0" w:color="auto"/>
        <w:right w:val="none" w:sz="0" w:space="0" w:color="auto"/>
      </w:divBdr>
    </w:div>
    <w:div w:id="175965937">
      <w:bodyDiv w:val="1"/>
      <w:marLeft w:val="0"/>
      <w:marRight w:val="0"/>
      <w:marTop w:val="0"/>
      <w:marBottom w:val="0"/>
      <w:divBdr>
        <w:top w:val="none" w:sz="0" w:space="0" w:color="auto"/>
        <w:left w:val="none" w:sz="0" w:space="0" w:color="auto"/>
        <w:bottom w:val="none" w:sz="0" w:space="0" w:color="auto"/>
        <w:right w:val="none" w:sz="0" w:space="0" w:color="auto"/>
      </w:divBdr>
    </w:div>
    <w:div w:id="212693166">
      <w:bodyDiv w:val="1"/>
      <w:marLeft w:val="0"/>
      <w:marRight w:val="0"/>
      <w:marTop w:val="0"/>
      <w:marBottom w:val="0"/>
      <w:divBdr>
        <w:top w:val="none" w:sz="0" w:space="0" w:color="auto"/>
        <w:left w:val="none" w:sz="0" w:space="0" w:color="auto"/>
        <w:bottom w:val="none" w:sz="0" w:space="0" w:color="auto"/>
        <w:right w:val="none" w:sz="0" w:space="0" w:color="auto"/>
      </w:divBdr>
    </w:div>
    <w:div w:id="264309453">
      <w:bodyDiv w:val="1"/>
      <w:marLeft w:val="0"/>
      <w:marRight w:val="0"/>
      <w:marTop w:val="0"/>
      <w:marBottom w:val="0"/>
      <w:divBdr>
        <w:top w:val="none" w:sz="0" w:space="0" w:color="auto"/>
        <w:left w:val="none" w:sz="0" w:space="0" w:color="auto"/>
        <w:bottom w:val="none" w:sz="0" w:space="0" w:color="auto"/>
        <w:right w:val="none" w:sz="0" w:space="0" w:color="auto"/>
      </w:divBdr>
    </w:div>
    <w:div w:id="265234534">
      <w:bodyDiv w:val="1"/>
      <w:marLeft w:val="0"/>
      <w:marRight w:val="0"/>
      <w:marTop w:val="0"/>
      <w:marBottom w:val="0"/>
      <w:divBdr>
        <w:top w:val="none" w:sz="0" w:space="0" w:color="auto"/>
        <w:left w:val="none" w:sz="0" w:space="0" w:color="auto"/>
        <w:bottom w:val="none" w:sz="0" w:space="0" w:color="auto"/>
        <w:right w:val="none" w:sz="0" w:space="0" w:color="auto"/>
      </w:divBdr>
    </w:div>
    <w:div w:id="393820713">
      <w:bodyDiv w:val="1"/>
      <w:marLeft w:val="0"/>
      <w:marRight w:val="0"/>
      <w:marTop w:val="0"/>
      <w:marBottom w:val="0"/>
      <w:divBdr>
        <w:top w:val="none" w:sz="0" w:space="0" w:color="auto"/>
        <w:left w:val="none" w:sz="0" w:space="0" w:color="auto"/>
        <w:bottom w:val="none" w:sz="0" w:space="0" w:color="auto"/>
        <w:right w:val="none" w:sz="0" w:space="0" w:color="auto"/>
      </w:divBdr>
    </w:div>
    <w:div w:id="399982780">
      <w:bodyDiv w:val="1"/>
      <w:marLeft w:val="0"/>
      <w:marRight w:val="0"/>
      <w:marTop w:val="0"/>
      <w:marBottom w:val="0"/>
      <w:divBdr>
        <w:top w:val="none" w:sz="0" w:space="0" w:color="auto"/>
        <w:left w:val="none" w:sz="0" w:space="0" w:color="auto"/>
        <w:bottom w:val="none" w:sz="0" w:space="0" w:color="auto"/>
        <w:right w:val="none" w:sz="0" w:space="0" w:color="auto"/>
      </w:divBdr>
    </w:div>
    <w:div w:id="485513396">
      <w:bodyDiv w:val="1"/>
      <w:marLeft w:val="0"/>
      <w:marRight w:val="0"/>
      <w:marTop w:val="0"/>
      <w:marBottom w:val="0"/>
      <w:divBdr>
        <w:top w:val="none" w:sz="0" w:space="0" w:color="auto"/>
        <w:left w:val="none" w:sz="0" w:space="0" w:color="auto"/>
        <w:bottom w:val="none" w:sz="0" w:space="0" w:color="auto"/>
        <w:right w:val="none" w:sz="0" w:space="0" w:color="auto"/>
      </w:divBdr>
    </w:div>
    <w:div w:id="546259169">
      <w:bodyDiv w:val="1"/>
      <w:marLeft w:val="0"/>
      <w:marRight w:val="0"/>
      <w:marTop w:val="0"/>
      <w:marBottom w:val="0"/>
      <w:divBdr>
        <w:top w:val="none" w:sz="0" w:space="0" w:color="auto"/>
        <w:left w:val="none" w:sz="0" w:space="0" w:color="auto"/>
        <w:bottom w:val="none" w:sz="0" w:space="0" w:color="auto"/>
        <w:right w:val="none" w:sz="0" w:space="0" w:color="auto"/>
      </w:divBdr>
    </w:div>
    <w:div w:id="612176864">
      <w:bodyDiv w:val="1"/>
      <w:marLeft w:val="0"/>
      <w:marRight w:val="0"/>
      <w:marTop w:val="0"/>
      <w:marBottom w:val="0"/>
      <w:divBdr>
        <w:top w:val="none" w:sz="0" w:space="0" w:color="auto"/>
        <w:left w:val="none" w:sz="0" w:space="0" w:color="auto"/>
        <w:bottom w:val="none" w:sz="0" w:space="0" w:color="auto"/>
        <w:right w:val="none" w:sz="0" w:space="0" w:color="auto"/>
      </w:divBdr>
    </w:div>
    <w:div w:id="632322620">
      <w:bodyDiv w:val="1"/>
      <w:marLeft w:val="0"/>
      <w:marRight w:val="0"/>
      <w:marTop w:val="0"/>
      <w:marBottom w:val="0"/>
      <w:divBdr>
        <w:top w:val="none" w:sz="0" w:space="0" w:color="auto"/>
        <w:left w:val="none" w:sz="0" w:space="0" w:color="auto"/>
        <w:bottom w:val="none" w:sz="0" w:space="0" w:color="auto"/>
        <w:right w:val="none" w:sz="0" w:space="0" w:color="auto"/>
      </w:divBdr>
    </w:div>
    <w:div w:id="653142205">
      <w:bodyDiv w:val="1"/>
      <w:marLeft w:val="0"/>
      <w:marRight w:val="0"/>
      <w:marTop w:val="0"/>
      <w:marBottom w:val="0"/>
      <w:divBdr>
        <w:top w:val="none" w:sz="0" w:space="0" w:color="auto"/>
        <w:left w:val="none" w:sz="0" w:space="0" w:color="auto"/>
        <w:bottom w:val="none" w:sz="0" w:space="0" w:color="auto"/>
        <w:right w:val="none" w:sz="0" w:space="0" w:color="auto"/>
      </w:divBdr>
      <w:divsChild>
        <w:div w:id="325206515">
          <w:marLeft w:val="0"/>
          <w:marRight w:val="0"/>
          <w:marTop w:val="0"/>
          <w:marBottom w:val="0"/>
          <w:divBdr>
            <w:top w:val="none" w:sz="0" w:space="0" w:color="auto"/>
            <w:left w:val="none" w:sz="0" w:space="0" w:color="auto"/>
            <w:bottom w:val="none" w:sz="0" w:space="0" w:color="auto"/>
            <w:right w:val="none" w:sz="0" w:space="0" w:color="auto"/>
          </w:divBdr>
          <w:divsChild>
            <w:div w:id="790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3979">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970793444">
      <w:bodyDiv w:val="1"/>
      <w:marLeft w:val="0"/>
      <w:marRight w:val="0"/>
      <w:marTop w:val="0"/>
      <w:marBottom w:val="0"/>
      <w:divBdr>
        <w:top w:val="none" w:sz="0" w:space="0" w:color="auto"/>
        <w:left w:val="none" w:sz="0" w:space="0" w:color="auto"/>
        <w:bottom w:val="none" w:sz="0" w:space="0" w:color="auto"/>
        <w:right w:val="none" w:sz="0" w:space="0" w:color="auto"/>
      </w:divBdr>
      <w:divsChild>
        <w:div w:id="915897414">
          <w:marLeft w:val="0"/>
          <w:marRight w:val="0"/>
          <w:marTop w:val="0"/>
          <w:marBottom w:val="0"/>
          <w:divBdr>
            <w:top w:val="none" w:sz="0" w:space="0" w:color="auto"/>
            <w:left w:val="none" w:sz="0" w:space="0" w:color="auto"/>
            <w:bottom w:val="none" w:sz="0" w:space="0" w:color="auto"/>
            <w:right w:val="none" w:sz="0" w:space="0" w:color="auto"/>
          </w:divBdr>
          <w:divsChild>
            <w:div w:id="2330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672">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75860274">
      <w:bodyDiv w:val="1"/>
      <w:marLeft w:val="0"/>
      <w:marRight w:val="0"/>
      <w:marTop w:val="0"/>
      <w:marBottom w:val="0"/>
      <w:divBdr>
        <w:top w:val="none" w:sz="0" w:space="0" w:color="auto"/>
        <w:left w:val="none" w:sz="0" w:space="0" w:color="auto"/>
        <w:bottom w:val="none" w:sz="0" w:space="0" w:color="auto"/>
        <w:right w:val="none" w:sz="0" w:space="0" w:color="auto"/>
      </w:divBdr>
    </w:div>
    <w:div w:id="1152910143">
      <w:bodyDiv w:val="1"/>
      <w:marLeft w:val="0"/>
      <w:marRight w:val="0"/>
      <w:marTop w:val="0"/>
      <w:marBottom w:val="0"/>
      <w:divBdr>
        <w:top w:val="none" w:sz="0" w:space="0" w:color="auto"/>
        <w:left w:val="none" w:sz="0" w:space="0" w:color="auto"/>
        <w:bottom w:val="none" w:sz="0" w:space="0" w:color="auto"/>
        <w:right w:val="none" w:sz="0" w:space="0" w:color="auto"/>
      </w:divBdr>
    </w:div>
    <w:div w:id="1218854190">
      <w:bodyDiv w:val="1"/>
      <w:marLeft w:val="0"/>
      <w:marRight w:val="0"/>
      <w:marTop w:val="0"/>
      <w:marBottom w:val="0"/>
      <w:divBdr>
        <w:top w:val="none" w:sz="0" w:space="0" w:color="auto"/>
        <w:left w:val="none" w:sz="0" w:space="0" w:color="auto"/>
        <w:bottom w:val="none" w:sz="0" w:space="0" w:color="auto"/>
        <w:right w:val="none" w:sz="0" w:space="0" w:color="auto"/>
      </w:divBdr>
    </w:div>
    <w:div w:id="1230532683">
      <w:bodyDiv w:val="1"/>
      <w:marLeft w:val="0"/>
      <w:marRight w:val="0"/>
      <w:marTop w:val="0"/>
      <w:marBottom w:val="0"/>
      <w:divBdr>
        <w:top w:val="none" w:sz="0" w:space="0" w:color="auto"/>
        <w:left w:val="none" w:sz="0" w:space="0" w:color="auto"/>
        <w:bottom w:val="none" w:sz="0" w:space="0" w:color="auto"/>
        <w:right w:val="none" w:sz="0" w:space="0" w:color="auto"/>
      </w:divBdr>
    </w:div>
    <w:div w:id="124341653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57873726">
      <w:bodyDiv w:val="1"/>
      <w:marLeft w:val="0"/>
      <w:marRight w:val="0"/>
      <w:marTop w:val="0"/>
      <w:marBottom w:val="0"/>
      <w:divBdr>
        <w:top w:val="none" w:sz="0" w:space="0" w:color="auto"/>
        <w:left w:val="none" w:sz="0" w:space="0" w:color="auto"/>
        <w:bottom w:val="none" w:sz="0" w:space="0" w:color="auto"/>
        <w:right w:val="none" w:sz="0" w:space="0" w:color="auto"/>
      </w:divBdr>
      <w:divsChild>
        <w:div w:id="2027056641">
          <w:marLeft w:val="0"/>
          <w:marRight w:val="0"/>
          <w:marTop w:val="0"/>
          <w:marBottom w:val="0"/>
          <w:divBdr>
            <w:top w:val="none" w:sz="0" w:space="0" w:color="auto"/>
            <w:left w:val="none" w:sz="0" w:space="0" w:color="auto"/>
            <w:bottom w:val="none" w:sz="0" w:space="0" w:color="auto"/>
            <w:right w:val="none" w:sz="0" w:space="0" w:color="auto"/>
          </w:divBdr>
          <w:divsChild>
            <w:div w:id="5829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8534">
      <w:bodyDiv w:val="1"/>
      <w:marLeft w:val="0"/>
      <w:marRight w:val="0"/>
      <w:marTop w:val="0"/>
      <w:marBottom w:val="0"/>
      <w:divBdr>
        <w:top w:val="none" w:sz="0" w:space="0" w:color="auto"/>
        <w:left w:val="none" w:sz="0" w:space="0" w:color="auto"/>
        <w:bottom w:val="none" w:sz="0" w:space="0" w:color="auto"/>
        <w:right w:val="none" w:sz="0" w:space="0" w:color="auto"/>
      </w:divBdr>
      <w:divsChild>
        <w:div w:id="1121269009">
          <w:marLeft w:val="0"/>
          <w:marRight w:val="0"/>
          <w:marTop w:val="0"/>
          <w:marBottom w:val="0"/>
          <w:divBdr>
            <w:top w:val="none" w:sz="0" w:space="0" w:color="auto"/>
            <w:left w:val="none" w:sz="0" w:space="0" w:color="auto"/>
            <w:bottom w:val="none" w:sz="0" w:space="0" w:color="auto"/>
            <w:right w:val="none" w:sz="0" w:space="0" w:color="auto"/>
          </w:divBdr>
          <w:divsChild>
            <w:div w:id="93116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351">
      <w:bodyDiv w:val="1"/>
      <w:marLeft w:val="0"/>
      <w:marRight w:val="0"/>
      <w:marTop w:val="0"/>
      <w:marBottom w:val="0"/>
      <w:divBdr>
        <w:top w:val="none" w:sz="0" w:space="0" w:color="auto"/>
        <w:left w:val="none" w:sz="0" w:space="0" w:color="auto"/>
        <w:bottom w:val="none" w:sz="0" w:space="0" w:color="auto"/>
        <w:right w:val="none" w:sz="0" w:space="0" w:color="auto"/>
      </w:divBdr>
    </w:div>
    <w:div w:id="1619338792">
      <w:bodyDiv w:val="1"/>
      <w:marLeft w:val="0"/>
      <w:marRight w:val="0"/>
      <w:marTop w:val="0"/>
      <w:marBottom w:val="0"/>
      <w:divBdr>
        <w:top w:val="none" w:sz="0" w:space="0" w:color="auto"/>
        <w:left w:val="none" w:sz="0" w:space="0" w:color="auto"/>
        <w:bottom w:val="none" w:sz="0" w:space="0" w:color="auto"/>
        <w:right w:val="none" w:sz="0" w:space="0" w:color="auto"/>
      </w:divBdr>
    </w:div>
    <w:div w:id="1632400187">
      <w:bodyDiv w:val="1"/>
      <w:marLeft w:val="0"/>
      <w:marRight w:val="0"/>
      <w:marTop w:val="0"/>
      <w:marBottom w:val="0"/>
      <w:divBdr>
        <w:top w:val="none" w:sz="0" w:space="0" w:color="auto"/>
        <w:left w:val="none" w:sz="0" w:space="0" w:color="auto"/>
        <w:bottom w:val="none" w:sz="0" w:space="0" w:color="auto"/>
        <w:right w:val="none" w:sz="0" w:space="0" w:color="auto"/>
      </w:divBdr>
    </w:div>
    <w:div w:id="1643846195">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84953821">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900091793">
      <w:bodyDiv w:val="1"/>
      <w:marLeft w:val="0"/>
      <w:marRight w:val="0"/>
      <w:marTop w:val="0"/>
      <w:marBottom w:val="0"/>
      <w:divBdr>
        <w:top w:val="none" w:sz="0" w:space="0" w:color="auto"/>
        <w:left w:val="none" w:sz="0" w:space="0" w:color="auto"/>
        <w:bottom w:val="none" w:sz="0" w:space="0" w:color="auto"/>
        <w:right w:val="none" w:sz="0" w:space="0" w:color="auto"/>
      </w:divBdr>
      <w:divsChild>
        <w:div w:id="1121922885">
          <w:marLeft w:val="0"/>
          <w:marRight w:val="0"/>
          <w:marTop w:val="0"/>
          <w:marBottom w:val="0"/>
          <w:divBdr>
            <w:top w:val="none" w:sz="0" w:space="0" w:color="auto"/>
            <w:left w:val="none" w:sz="0" w:space="0" w:color="auto"/>
            <w:bottom w:val="none" w:sz="0" w:space="0" w:color="auto"/>
            <w:right w:val="none" w:sz="0" w:space="0" w:color="auto"/>
          </w:divBdr>
          <w:divsChild>
            <w:div w:id="158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48">
      <w:bodyDiv w:val="1"/>
      <w:marLeft w:val="0"/>
      <w:marRight w:val="0"/>
      <w:marTop w:val="0"/>
      <w:marBottom w:val="0"/>
      <w:divBdr>
        <w:top w:val="none" w:sz="0" w:space="0" w:color="auto"/>
        <w:left w:val="none" w:sz="0" w:space="0" w:color="auto"/>
        <w:bottom w:val="none" w:sz="0" w:space="0" w:color="auto"/>
        <w:right w:val="none" w:sz="0" w:space="0" w:color="auto"/>
      </w:divBdr>
    </w:div>
    <w:div w:id="1944025422">
      <w:bodyDiv w:val="1"/>
      <w:marLeft w:val="0"/>
      <w:marRight w:val="0"/>
      <w:marTop w:val="0"/>
      <w:marBottom w:val="0"/>
      <w:divBdr>
        <w:top w:val="none" w:sz="0" w:space="0" w:color="auto"/>
        <w:left w:val="none" w:sz="0" w:space="0" w:color="auto"/>
        <w:bottom w:val="none" w:sz="0" w:space="0" w:color="auto"/>
        <w:right w:val="none" w:sz="0" w:space="0" w:color="auto"/>
      </w:divBdr>
      <w:divsChild>
        <w:div w:id="1462572116">
          <w:marLeft w:val="0"/>
          <w:marRight w:val="0"/>
          <w:marTop w:val="0"/>
          <w:marBottom w:val="0"/>
          <w:divBdr>
            <w:top w:val="none" w:sz="0" w:space="0" w:color="auto"/>
            <w:left w:val="none" w:sz="0" w:space="0" w:color="auto"/>
            <w:bottom w:val="none" w:sz="0" w:space="0" w:color="auto"/>
            <w:right w:val="none" w:sz="0" w:space="0" w:color="auto"/>
          </w:divBdr>
          <w:divsChild>
            <w:div w:id="1060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2.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footer" Target="footer1.xml"/><Relationship Id="rId10" Type="http://schemas.openxmlformats.org/officeDocument/2006/relationships/image" Target="media/image2.png"/></Relationships>
</file>

<file path=word/_rels/endnotes.xml.rels><?xml version="1.0" encoding="UTF-8" standalone="yes"?>
<Relationships xmlns="http://schemas.openxmlformats.org/package/2006/relationships"><Relationship Id="rId1" Type="http://schemas.openxmlformats.org/officeDocument/2006/relationships/hyperlink" Target="https://www.python.org/dev/peps/pep-0008/" TargetMode="External"/><Relationship Id="rId2" Type="http://schemas.openxmlformats.org/officeDocument/2006/relationships/hyperlink" Target="https://www.jetbrains.com/pycharm/" TargetMode="External"/><Relationship Id="rId3" Type="http://schemas.openxmlformats.org/officeDocument/2006/relationships/hyperlink" Target="https://www.slideshare.net/nowells/introduction-to-python-51823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6E34E-0109-534A-98B1-3611968BD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32</Pages>
  <Words>3227</Words>
  <Characters>18400</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21584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3.01 - Spring 2017</cp:keywords>
  <dc:description>Updated: pii line spacing and signed approval instructions</dc:description>
  <cp:lastModifiedBy>Tandon, Akshat</cp:lastModifiedBy>
  <cp:revision>110</cp:revision>
  <cp:lastPrinted>2017-01-27T23:47:00Z</cp:lastPrinted>
  <dcterms:created xsi:type="dcterms:W3CDTF">2017-05-11T08:32:00Z</dcterms:created>
  <dcterms:modified xsi:type="dcterms:W3CDTF">2017-06-05T08:41:00Z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id="xYozTqqb"/&gt;&lt;style id="http://www.zotero.org/styles/chicago-note-bibliography" locale="en-US" hasBibliography="1" bibliographyStyleHasBeenSet="1"/&gt;&lt;prefs&gt;&lt;pref name="fieldType" value="Field"/&gt;&lt;</vt:lpwstr>
  </property>
  <property fmtid="{D5CDD505-2E9C-101B-9397-08002B2CF9AE}" pid="3" name="ZOTERO_PREF_2">
    <vt:lpwstr>pref name="storeReferences" value="true"/&gt;&lt;pref name="automaticJournalAbbreviations" value="true"/&gt;&lt;pref name="noteType" value="2"/&gt;&lt;/prefs&gt;&lt;/data&gt;</vt:lpwstr>
  </property>
</Properties>
</file>